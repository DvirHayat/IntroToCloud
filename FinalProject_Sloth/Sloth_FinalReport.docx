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748DA" w14:textId="543740BA" w:rsidR="00D51DFE" w:rsidRPr="00117E1A" w:rsidRDefault="00273A15" w:rsidP="00880CD0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DA44A1D" wp14:editId="31A818A8">
                <wp:simplePos x="0" y="0"/>
                <wp:positionH relativeFrom="column">
                  <wp:posOffset>1583690</wp:posOffset>
                </wp:positionH>
                <wp:positionV relativeFrom="margin">
                  <wp:align>top</wp:align>
                </wp:positionV>
                <wp:extent cx="2085340" cy="2201704"/>
                <wp:effectExtent l="0" t="0" r="241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85340" cy="2201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2DED9A07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מגישים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>:</w:t>
                            </w:r>
                          </w:p>
                          <w:p w14:paraId="0F3AC64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רפאל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אבסוב - 207187816</w:t>
                            </w:r>
                          </w:p>
                          <w:p w14:paraId="5CD45892" w14:textId="0F502F12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דביר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חייט</w:t>
                            </w:r>
                            <w:r w:rsidR="00DD6EFB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318400165</w:t>
                            </w:r>
                          </w:p>
                          <w:p w14:paraId="5956B247" w14:textId="5DA465AA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תמיר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נהרי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- 318189941</w:t>
                            </w:r>
                          </w:p>
                          <w:p w14:paraId="6E02347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אבישי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חליפא - 209404425</w:t>
                            </w:r>
                          </w:p>
                          <w:p w14:paraId="203F7398" w14:textId="0182CADD" w:rsidR="00DD6EFB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בר לייבוביץ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209457944</w:t>
                            </w:r>
                          </w:p>
                          <w:p w14:paraId="31AF0073" w14:textId="2CC64809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אבנר</w:t>
                            </w:r>
                            <w:r w:rsidR="00E37C01">
                              <w:rPr>
                                <w:rFonts w:ascii="Tahoma" w:hAnsi="Tahoma" w:cs="Tahoma" w:hint="cs"/>
                                <w:color w:val="000000"/>
                                <w:rtl/>
                              </w:rPr>
                              <w:t xml:space="preserve"> שמעון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311158190</w:t>
                            </w:r>
                          </w:p>
                          <w:p w14:paraId="21B1044F" w14:textId="3C1AB7DA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1EFF1DF2" w14:textId="680BEED6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44A1D" id="Text Box 2" o:spid="_x0000_s1026" style="position:absolute;left:0;text-align:left;margin-left:124.7pt;margin-top:0;width:164.2pt;height:173.35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top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">
                <v:textbox>
                  <w:txbxContent>
                    <w:p w14:paraId="2DED9A07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מגישים</w:t>
                      </w:r>
                      <w:r w:rsidRPr="00B370B8">
                        <w:rPr>
                          <w:rFonts w:ascii="Tahoma" w:hAnsi="Tahoma" w:cs="Tahoma"/>
                        </w:rPr>
                        <w:t>:</w:t>
                      </w:r>
                    </w:p>
                    <w:p w14:paraId="0F3AC64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רפאל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אבסוב - 207187816</w:t>
                      </w:r>
                    </w:p>
                    <w:p w14:paraId="5CD45892" w14:textId="0F502F12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דביר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חייט</w:t>
                      </w:r>
                      <w:r w:rsidR="00DD6EFB" w:rsidRPr="00B370B8">
                        <w:rPr>
                          <w:rFonts w:ascii="Tahoma" w:hAnsi="Tahoma" w:cs="Tahoma"/>
                          <w:rtl/>
                        </w:rPr>
                        <w:t xml:space="preserve"> - 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318400165</w:t>
                      </w:r>
                    </w:p>
                    <w:p w14:paraId="5956B247" w14:textId="5DA465AA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תמיר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נהרי</w:t>
                      </w:r>
                      <w:r w:rsidR="00B370B8" w:rsidRPr="00B370B8">
                        <w:rPr>
                          <w:rFonts w:ascii="Tahoma" w:hAnsi="Tahoma" w:cs="Tahoma"/>
                          <w:rtl/>
                        </w:rPr>
                        <w:t xml:space="preserve"> - 318189941</w:t>
                      </w:r>
                    </w:p>
                    <w:p w14:paraId="6E02347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אבישי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חליפא - 209404425</w:t>
                      </w:r>
                    </w:p>
                    <w:p w14:paraId="203F7398" w14:textId="0182CADD" w:rsidR="00DD6EFB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  <w:rtl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בר לייבוביץ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209457944</w:t>
                      </w:r>
                    </w:p>
                    <w:p w14:paraId="31AF0073" w14:textId="2CC64809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אבנר</w:t>
                      </w:r>
                      <w:r w:rsidR="00E37C01">
                        <w:rPr>
                          <w:rFonts w:ascii="Tahoma" w:hAnsi="Tahoma" w:cs="Tahoma" w:hint="cs"/>
                          <w:color w:val="000000"/>
                          <w:rtl/>
                        </w:rPr>
                        <w:t xml:space="preserve"> שמעון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311158190</w:t>
                      </w:r>
                    </w:p>
                    <w:p w14:paraId="21B1044F" w14:textId="3C1AB7DA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  <w:p w14:paraId="1EFF1DF2" w14:textId="680BEED6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880CD0" w:rsidRPr="00117E1A">
        <w:rPr>
          <w:rFonts w:asciiTheme="minorBidi" w:hAnsiTheme="minorBidi"/>
          <w:sz w:val="24"/>
          <w:szCs w:val="24"/>
        </w:rPr>
        <w:t xml:space="preserve"> </w:t>
      </w:r>
    </w:p>
    <w:p w14:paraId="0E03CE87" w14:textId="77777777" w:rsidR="006B4B92" w:rsidRPr="00117E1A" w:rsidRDefault="006B4B92" w:rsidP="006B4B92">
      <w:pPr>
        <w:rPr>
          <w:rFonts w:asciiTheme="minorBidi" w:hAnsiTheme="minorBidi"/>
          <w:sz w:val="24"/>
          <w:szCs w:val="24"/>
        </w:rPr>
      </w:pPr>
    </w:p>
    <w:p w14:paraId="3E4A2281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3B4C31F9" w14:textId="1AB465DB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4A9BA6A7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2331CE0" w14:textId="7787B133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2AF6CFD4" w14:textId="12694A69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C72BBBD" w14:textId="3953A4E0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07E88AD6" w14:textId="0D3871EA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7EACE13" w14:textId="56E77FE5" w:rsidR="00241E33" w:rsidRPr="00117E1A" w:rsidRDefault="005301EC" w:rsidP="005301E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קישורים</w:t>
      </w:r>
    </w:p>
    <w:p w14:paraId="43137A75" w14:textId="05D250DD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 xml:space="preserve">Git: </w:t>
      </w:r>
      <w:r w:rsidRPr="00117E1A">
        <w:rPr>
          <w:rFonts w:asciiTheme="minorBidi" w:hAnsiTheme="minorBidi"/>
          <w:sz w:val="24"/>
          <w:szCs w:val="24"/>
          <w:rtl/>
        </w:rPr>
        <w:br/>
      </w:r>
      <w:hyperlink r:id="rId8" w:history="1">
        <w:r w:rsidRPr="00360E6C">
          <w:rPr>
            <w:rStyle w:val="Hyperlink"/>
            <w:rFonts w:asciiTheme="minorBidi" w:hAnsiTheme="minorBidi"/>
            <w:sz w:val="24"/>
            <w:szCs w:val="24"/>
          </w:rPr>
          <w:t>https://github.com/DvirHayat/IntroToCloud</w:t>
        </w:r>
      </w:hyperlink>
    </w:p>
    <w:p w14:paraId="5D4DB936" w14:textId="2332A6C6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>Drive:</w:t>
      </w:r>
      <w:r w:rsidRPr="00360E6C">
        <w:rPr>
          <w:rFonts w:asciiTheme="minorBidi" w:hAnsiTheme="minorBidi"/>
          <w:sz w:val="24"/>
          <w:szCs w:val="24"/>
        </w:rPr>
        <w:t xml:space="preserve">  </w:t>
      </w:r>
      <w:hyperlink r:id="rId9" w:history="1">
        <w:r w:rsidRPr="00360E6C">
          <w:rPr>
            <w:rStyle w:val="Hyperlink"/>
            <w:rFonts w:asciiTheme="minorBidi" w:hAnsiTheme="minorBidi"/>
            <w:sz w:val="24"/>
            <w:szCs w:val="24"/>
          </w:rPr>
          <w:t>https://colab.research.google.com/drive/1e3SfeEbwokJ9cxYe_yXUlj4GYN6jfOb?usp=drive_link</w:t>
        </w:r>
      </w:hyperlink>
    </w:p>
    <w:p w14:paraId="1C1C626D" w14:textId="77777777" w:rsidR="00360E6C" w:rsidRPr="00117E1A" w:rsidRDefault="00360E6C" w:rsidP="00360E6C">
      <w:pPr>
        <w:rPr>
          <w:rFonts w:asciiTheme="minorBidi" w:hAnsiTheme="minorBidi"/>
          <w:sz w:val="24"/>
          <w:szCs w:val="24"/>
          <w:rtl/>
        </w:rPr>
      </w:pPr>
    </w:p>
    <w:p w14:paraId="618C8267" w14:textId="0C52F99B" w:rsidR="00360E6C" w:rsidRPr="00117E1A" w:rsidRDefault="00360E6C" w:rsidP="00360E6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על המוצר</w:t>
      </w:r>
    </w:p>
    <w:p w14:paraId="73EA7378" w14:textId="2663067D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 xml:space="preserve">המוצר שלנו הוא בעצם </w:t>
      </w:r>
      <w:r w:rsidRPr="00032F8E">
        <w:rPr>
          <w:rFonts w:asciiTheme="minorBidi" w:hAnsiTheme="minorBidi"/>
          <w:sz w:val="24"/>
          <w:szCs w:val="24"/>
        </w:rPr>
        <w:t>Dashboard (Google collab)</w:t>
      </w:r>
      <w:r w:rsidRPr="00032F8E">
        <w:rPr>
          <w:rFonts w:asciiTheme="minorBidi" w:hAnsiTheme="minorBidi"/>
          <w:sz w:val="24"/>
          <w:szCs w:val="24"/>
          <w:rtl/>
        </w:rPr>
        <w:t xml:space="preserve"> המיועד עבור מנהל עובדים בתוכנת השרטוט  </w:t>
      </w:r>
      <w:r w:rsidR="004F1000" w:rsidRPr="00117E1A">
        <w:rPr>
          <w:rFonts w:asciiTheme="minorBidi" w:hAnsiTheme="minorBidi"/>
          <w:sz w:val="24"/>
          <w:szCs w:val="24"/>
        </w:rPr>
        <w:t xml:space="preserve"> .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</w:t>
      </w:r>
    </w:p>
    <w:p w14:paraId="75F77A70" w14:textId="1092508F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התוכנה יודעת לקבל קובץ לוג מתוכנת ה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 , לפרסר אותו ולהציג גרפים ונתונים רלוונטיים עבור מנהל המערכת: עקומת למידה, תרומה, זמני עבודה... (יפורט בהמשך).</w:t>
      </w:r>
    </w:p>
    <w:p w14:paraId="37E9B2FE" w14:textId="0E4729D5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מטרת העל: מנהל המערכת יקבל את המידע הדרוש לו על מנת לאפשר שיפור וייעול תהליכים של העובדים שמשתמשים ב-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.</w:t>
      </w:r>
    </w:p>
    <w:p w14:paraId="039CBC78" w14:textId="12B6331B" w:rsidR="00360E6C" w:rsidRPr="00117E1A" w:rsidRDefault="00032F8E" w:rsidP="00032F8E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מעבר להצגה של גרפים ישנה גם אפשרות למשתמש לנהל שיחה עם צ'אטבוט לייצא קבצי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ו- </w:t>
      </w:r>
      <w:r w:rsidRPr="00117E1A">
        <w:rPr>
          <w:rFonts w:asciiTheme="minorBidi" w:hAnsiTheme="minorBidi"/>
          <w:sz w:val="24"/>
          <w:szCs w:val="24"/>
        </w:rPr>
        <w:t>excel</w:t>
      </w:r>
      <w:r w:rsidRPr="00117E1A">
        <w:rPr>
          <w:rFonts w:asciiTheme="minorBidi" w:hAnsiTheme="minorBidi"/>
          <w:sz w:val="24"/>
          <w:szCs w:val="24"/>
          <w:rtl/>
        </w:rPr>
        <w:t xml:space="preserve"> וכמובן גם לייבא קובץ 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חדש ולבצע עליו עיבוד.</w:t>
      </w:r>
    </w:p>
    <w:p w14:paraId="38DFE668" w14:textId="3EC03D8F" w:rsidR="004F1000" w:rsidRPr="00117E1A" w:rsidRDefault="004F1000" w:rsidP="00032F8E">
      <w:pPr>
        <w:rPr>
          <w:rFonts w:asciiTheme="minorBidi" w:hAnsiTheme="minorBidi"/>
          <w:sz w:val="24"/>
          <w:szCs w:val="24"/>
          <w:rtl/>
        </w:rPr>
      </w:pPr>
    </w:p>
    <w:p w14:paraId="418B9BE5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2A4203B3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7F2B9B5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8F4F6D4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2E1B0B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456A1F5C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542DDD7D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</w:rPr>
      </w:pPr>
    </w:p>
    <w:p w14:paraId="38AF8F6A" w14:textId="0537A9B0" w:rsidR="004F1000" w:rsidRPr="00117E1A" w:rsidRDefault="004F1000" w:rsidP="004F1000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ארכיטקטורה</w:t>
      </w:r>
    </w:p>
    <w:p w14:paraId="4C94B838" w14:textId="505C6FBE" w:rsidR="00D32E7B" w:rsidRPr="00117E1A" w:rsidRDefault="00AB74EA" w:rsidP="00AB74EA">
      <w:p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58241" behindDoc="0" locked="0" layoutInCell="1" allowOverlap="1" wp14:anchorId="5066E803" wp14:editId="554422D4">
            <wp:simplePos x="0" y="0"/>
            <wp:positionH relativeFrom="margin">
              <wp:posOffset>195300</wp:posOffset>
            </wp:positionH>
            <wp:positionV relativeFrom="paragraph">
              <wp:posOffset>168935</wp:posOffset>
            </wp:positionV>
            <wp:extent cx="5097780" cy="2853690"/>
            <wp:effectExtent l="0" t="0" r="7620" b="3810"/>
            <wp:wrapSquare wrapText="bothSides"/>
            <wp:docPr id="36951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437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1C6DD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Data Loader</w:t>
      </w:r>
    </w:p>
    <w:p w14:paraId="2316EEAB" w14:textId="54ED2A82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תא המאפשר טעינה של קובץ </w:t>
      </w:r>
      <w:r w:rsidRPr="00117E1A">
        <w:rPr>
          <w:rFonts w:asciiTheme="minorBidi" w:hAnsiTheme="minorBidi"/>
          <w:sz w:val="24"/>
          <w:szCs w:val="24"/>
        </w:rPr>
        <w:t>OnShape</w:t>
      </w:r>
      <w:r w:rsidRPr="00117E1A">
        <w:rPr>
          <w:rFonts w:asciiTheme="minorBidi" w:hAnsiTheme="minorBidi"/>
          <w:sz w:val="24"/>
          <w:szCs w:val="24"/>
          <w:rtl/>
        </w:rPr>
        <w:t xml:space="preserve"> חיצוני – ברירת המחדל בביטול העלאת קובץ חדש היא טעינת הקובץ הקבוצתי המאוחסן ב</w:t>
      </w:r>
      <w:r w:rsidRPr="00117E1A">
        <w:rPr>
          <w:rFonts w:asciiTheme="minorBidi" w:hAnsiTheme="minorBidi"/>
          <w:sz w:val="24"/>
          <w:szCs w:val="24"/>
        </w:rPr>
        <w:t>Firebase</w:t>
      </w:r>
      <w:r w:rsidRPr="00117E1A">
        <w:rPr>
          <w:rFonts w:asciiTheme="minorBidi" w:hAnsiTheme="minorBidi"/>
          <w:sz w:val="24"/>
          <w:szCs w:val="24"/>
          <w:rtl/>
        </w:rPr>
        <w:t xml:space="preserve"> . </w:t>
      </w:r>
    </w:p>
    <w:p w14:paraId="41CEDC8E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Google Sheets Feature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37F00389" w14:textId="4D85464C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בונה קובץ </w:t>
      </w:r>
      <w:r w:rsidRPr="00117E1A">
        <w:rPr>
          <w:rFonts w:asciiTheme="minorBidi" w:hAnsiTheme="minorBidi"/>
          <w:sz w:val="24"/>
          <w:szCs w:val="24"/>
        </w:rPr>
        <w:t>Google sheets</w:t>
      </w:r>
      <w:r w:rsidRPr="00117E1A">
        <w:rPr>
          <w:rFonts w:asciiTheme="minorBidi" w:hAnsiTheme="minorBidi"/>
          <w:sz w:val="24"/>
          <w:szCs w:val="24"/>
          <w:rtl/>
        </w:rPr>
        <w:t xml:space="preserve"> עם המידע מקובץ ה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הנבחר ומאפשר ממשק ועריכה שלו. </w:t>
      </w:r>
    </w:p>
    <w:p w14:paraId="0DC47158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PDF Export Feature</w:t>
      </w:r>
    </w:p>
    <w:p w14:paraId="443CF6E3" w14:textId="01F573F8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מאפשר למנהל לייצא קובץ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עם הגרף המוצג ברגע נתון.</w:t>
      </w:r>
    </w:p>
    <w:p w14:paraId="71D84BF6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Chatbot</w:t>
      </w:r>
    </w:p>
    <w:p w14:paraId="38039898" w14:textId="7B8B462C" w:rsidR="004F100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נותן מענה בנושאי תפעול המערכת ותמיכה כללית בביצוע פעולות בדאשבורד</w:t>
      </w:r>
    </w:p>
    <w:p w14:paraId="7E831E42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Project Analysis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072CB547" w14:textId="2BBA8B5D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הצגת נתונים הקשורים לפרויקט, עם דגש על עקומת הלמידה ושעות העבודה. </w:t>
      </w:r>
    </w:p>
    <w:p w14:paraId="59331C77" w14:textId="514BA664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מאפשר למשתמשים לבחור  סוגי נתונים ומשתמשים ספציפיים, ולאחר מכן מייצר גרף מתאים על בסיס הבחירות הללו.</w:t>
      </w:r>
    </w:p>
    <w:p w14:paraId="18D7D980" w14:textId="316F3EB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ניתן גם לייצא את  הגרפים כקבציי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כדי להקל על שיתוף ותיעוד התקדמות הפרויקט.</w:t>
      </w:r>
    </w:p>
    <w:p w14:paraId="2BBFB5EE" w14:textId="73320E1C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הגרפים שיכולים להיות מוצגים כוללים גרף עמודות, גרף קווי, מפת חום ועוד, והם משתנים בהתאם לסוג הגרף שנבחר ולפילטרים הנוספים כמו משתמשים</w:t>
      </w:r>
    </w:p>
    <w:p w14:paraId="74B3284D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User Analysis</w:t>
      </w:r>
    </w:p>
    <w:p w14:paraId="181DFEB2" w14:textId="2FDDA2F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טבלת פעילות – מספר פעולות בכל פרויקט עבור משתמש נבחר</w:t>
      </w:r>
    </w:p>
    <w:p w14:paraId="51C0BBB8" w14:textId="367D351E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5 הפרויקטים האקטיביים ביותר לפי מספר פעולות של משתמש</w:t>
      </w:r>
    </w:p>
    <w:p w14:paraId="69EE5F80" w14:textId="451F92CA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10 הפעולות השכיחות ביותר לכל משתמש</w:t>
      </w:r>
    </w:p>
    <w:p w14:paraId="78D2B3A6" w14:textId="6B32F2E4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הצגת הפעילות בכל לשונית עבור 3 הפרויקטים הפעילים ביותר למשתמש</w:t>
      </w:r>
    </w:p>
    <w:p w14:paraId="295FBCEE" w14:textId="77777777" w:rsidR="00117E1A" w:rsidRPr="00117E1A" w:rsidRDefault="00117E1A" w:rsidP="00117E1A">
      <w:pPr>
        <w:pStyle w:val="ListParagraph"/>
        <w:ind w:left="1440"/>
        <w:rPr>
          <w:rFonts w:asciiTheme="minorBidi" w:hAnsiTheme="minorBidi"/>
          <w:sz w:val="24"/>
          <w:szCs w:val="24"/>
          <w:rtl/>
        </w:rPr>
      </w:pPr>
    </w:p>
    <w:p w14:paraId="4642D4B3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Topic Related Analysis</w:t>
      </w:r>
    </w:p>
    <w:p w14:paraId="0CE6B85D" w14:textId="51EA8768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הצגת גרפים שונים בהתבסס על הבחירה של טאבים בפרויקט. כל טאב מייצג חלק מסוים או נושא בתוך הפרויקט, והגרפים מציגים את הנתונים שקשורים לאותו טאב שנבחר.</w:t>
      </w:r>
    </w:p>
    <w:p w14:paraId="0A3B7964" w14:textId="3B780DBB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האפשרות לבחור בטאב מסויים נותנת למנהל את היכולת להתמקד בחלקים יותר ספציפיים בפרויקט.</w:t>
      </w:r>
    </w:p>
    <w:p w14:paraId="4E518C3F" w14:textId="129AC30E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הגרפים המוצגים כוללים גרף עמודות, גרף קווי, מפת חום ועוד, והם משתנים בהתאם לסוג הגרף שנבחר ולפילטרים הנוספים כמו משתמשים ופרויקט.</w:t>
      </w:r>
    </w:p>
    <w:p w14:paraId="1FCC13CC" w14:textId="77777777" w:rsidR="00950FF5" w:rsidRDefault="00950FF5" w:rsidP="00950FF5">
      <w:pPr>
        <w:pStyle w:val="ListParagraph"/>
        <w:rPr>
          <w:rFonts w:asciiTheme="minorBidi" w:hAnsiTheme="minorBidi"/>
          <w:sz w:val="24"/>
          <w:szCs w:val="24"/>
          <w:rtl/>
        </w:rPr>
      </w:pPr>
    </w:p>
    <w:p w14:paraId="36553167" w14:textId="4BD2D50A" w:rsidR="00950FF5" w:rsidRDefault="00950FF5" w:rsidP="00950FF5">
      <w:pPr>
        <w:pStyle w:val="Heading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Use Case</w:t>
      </w:r>
    </w:p>
    <w:p w14:paraId="2A1F1399" w14:textId="792EC80B" w:rsidR="00950FF5" w:rsidRDefault="002A6912" w:rsidP="00950FF5">
      <w:r w:rsidRPr="002A6912">
        <w:rPr>
          <w:rtl/>
        </w:rPr>
        <w:drawing>
          <wp:anchor distT="0" distB="0" distL="114300" distR="114300" simplePos="0" relativeHeight="251658244" behindDoc="0" locked="0" layoutInCell="1" allowOverlap="1" wp14:anchorId="2B139FF8" wp14:editId="430FBC54">
            <wp:simplePos x="0" y="0"/>
            <wp:positionH relativeFrom="column">
              <wp:posOffset>-77498</wp:posOffset>
            </wp:positionH>
            <wp:positionV relativeFrom="paragraph">
              <wp:posOffset>65945</wp:posOffset>
            </wp:positionV>
            <wp:extent cx="5274310" cy="3785870"/>
            <wp:effectExtent l="0" t="0" r="2540" b="5080"/>
            <wp:wrapNone/>
            <wp:docPr id="2026128500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8500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123BB" w14:textId="3F11AC5A" w:rsidR="00507F2E" w:rsidRPr="00507F2E" w:rsidRDefault="00507F2E" w:rsidP="002A6912"/>
    <w:p w14:paraId="58C5A39D" w14:textId="77777777" w:rsidR="008E3228" w:rsidRDefault="008E3228" w:rsidP="00950FF5"/>
    <w:p w14:paraId="6105744F" w14:textId="77777777" w:rsidR="003B15B9" w:rsidRDefault="003B15B9" w:rsidP="00950FF5"/>
    <w:p w14:paraId="5FE1745A" w14:textId="77777777" w:rsidR="003B15B9" w:rsidRDefault="003B15B9" w:rsidP="00950FF5"/>
    <w:p w14:paraId="22ABB09E" w14:textId="77777777" w:rsidR="003B15B9" w:rsidRDefault="003B15B9" w:rsidP="00950FF5"/>
    <w:p w14:paraId="2906202B" w14:textId="77777777" w:rsidR="003B15B9" w:rsidRDefault="003B15B9" w:rsidP="00950FF5"/>
    <w:p w14:paraId="65B28D94" w14:textId="77777777" w:rsidR="003B15B9" w:rsidRDefault="003B15B9" w:rsidP="00950FF5"/>
    <w:p w14:paraId="098A3C77" w14:textId="77777777" w:rsidR="003B15B9" w:rsidRDefault="003B15B9" w:rsidP="00950FF5"/>
    <w:p w14:paraId="4DD42EF5" w14:textId="77777777" w:rsidR="003B15B9" w:rsidRDefault="003B15B9" w:rsidP="00950FF5"/>
    <w:p w14:paraId="04371A27" w14:textId="77777777" w:rsidR="002A6912" w:rsidRDefault="002A6912" w:rsidP="00950FF5"/>
    <w:p w14:paraId="164F853A" w14:textId="77777777" w:rsidR="002A6912" w:rsidRDefault="002A6912" w:rsidP="00950FF5"/>
    <w:p w14:paraId="148D5FF4" w14:textId="77777777" w:rsidR="002A6912" w:rsidRDefault="002A6912" w:rsidP="00950FF5"/>
    <w:p w14:paraId="33450CA0" w14:textId="77777777" w:rsidR="002A6912" w:rsidRDefault="002A6912" w:rsidP="00950FF5"/>
    <w:p w14:paraId="1DEE48CB" w14:textId="77777777" w:rsidR="002A6912" w:rsidRDefault="002A6912" w:rsidP="00950FF5"/>
    <w:p w14:paraId="76648DB5" w14:textId="77777777" w:rsidR="00675DE1" w:rsidRDefault="00675DE1" w:rsidP="00950FF5"/>
    <w:p w14:paraId="5272F4DA" w14:textId="77777777" w:rsidR="00675DE1" w:rsidRDefault="00675DE1" w:rsidP="00950FF5"/>
    <w:p w14:paraId="64619CEE" w14:textId="77777777" w:rsidR="00675DE1" w:rsidRDefault="00675DE1" w:rsidP="00950FF5"/>
    <w:p w14:paraId="75421E94" w14:textId="77777777" w:rsidR="00675DE1" w:rsidRDefault="00675DE1" w:rsidP="00950FF5"/>
    <w:p w14:paraId="5D8C4F15" w14:textId="77777777" w:rsidR="00DF648F" w:rsidRDefault="00DF648F" w:rsidP="00950FF5">
      <w:pPr>
        <w:rPr>
          <w:rtl/>
        </w:rPr>
      </w:pPr>
    </w:p>
    <w:p w14:paraId="4C78DDEB" w14:textId="77777777" w:rsidR="00DF648F" w:rsidRDefault="00DF648F" w:rsidP="00950FF5"/>
    <w:p w14:paraId="7382F9BB" w14:textId="77777777" w:rsidR="00675DE1" w:rsidRDefault="00675DE1" w:rsidP="00950FF5"/>
    <w:p w14:paraId="056412B1" w14:textId="14DFE51A" w:rsidR="002A6912" w:rsidRDefault="002A6912" w:rsidP="00950FF5"/>
    <w:p w14:paraId="010419A0" w14:textId="0D17912D" w:rsidR="003B15B9" w:rsidRDefault="008E3228" w:rsidP="00737560">
      <w:pPr>
        <w:pStyle w:val="Heading2"/>
      </w:pPr>
      <w:r>
        <w:t>NFR Requirements</w:t>
      </w:r>
    </w:p>
    <w:p w14:paraId="31E946CE" w14:textId="77777777" w:rsidR="00737560" w:rsidRPr="00737560" w:rsidRDefault="00737560" w:rsidP="00737560"/>
    <w:p w14:paraId="26C9AAED" w14:textId="2CA31D4E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The learning curve will be based on the amount of Undo’s and Redo's from the total action each period (day, week, month by selection).</w:t>
      </w:r>
    </w:p>
    <w:p w14:paraId="21AEFF58" w14:textId="1D1D6356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Contribution will be measured by the number of actions a user makes in a project.</w:t>
      </w:r>
    </w:p>
    <w:p w14:paraId="5186A41E" w14:textId="0B789970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Usability</w:t>
      </w:r>
      <w:r w:rsidRPr="003B15B9">
        <w:rPr>
          <w:rFonts w:asciiTheme="minorBidi" w:hAnsiTheme="minorBidi"/>
          <w:sz w:val="24"/>
          <w:szCs w:val="24"/>
        </w:rPr>
        <w:br/>
        <w:t>Filtering the data would be by user / project / topic related.</w:t>
      </w:r>
    </w:p>
    <w:p w14:paraId="3552E1E0" w14:textId="2CDCA0FE" w:rsidR="003B15B9" w:rsidRPr="003B15B9" w:rsidRDefault="003B15B9" w:rsidP="00595F28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Platform compatibility</w:t>
      </w:r>
      <w:r w:rsidR="00595F28">
        <w:rPr>
          <w:rFonts w:asciiTheme="minorBidi" w:hAnsiTheme="minorBidi"/>
          <w:sz w:val="24"/>
          <w:szCs w:val="24"/>
        </w:rPr>
        <w:br/>
      </w:r>
      <w:r w:rsidRPr="003B15B9">
        <w:rPr>
          <w:rFonts w:asciiTheme="minorBidi" w:hAnsiTheme="minorBidi"/>
          <w:sz w:val="24"/>
          <w:szCs w:val="24"/>
        </w:rPr>
        <w:t>The JSON will be saved in Firebase.</w:t>
      </w:r>
    </w:p>
    <w:p w14:paraId="47B01316" w14:textId="68505449" w:rsidR="003B15B9" w:rsidRPr="003B15B9" w:rsidRDefault="003B15B9" w:rsidP="003B15B9">
      <w:pPr>
        <w:jc w:val="right"/>
        <w:rPr>
          <w:rFonts w:asciiTheme="minorBidi" w:hAnsiTheme="minorBidi"/>
          <w:b/>
          <w:bCs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Software compatibility</w:t>
      </w:r>
      <w:r>
        <w:rPr>
          <w:rFonts w:asciiTheme="minorBidi" w:hAnsiTheme="minorBidi"/>
          <w:b/>
          <w:bCs/>
          <w:sz w:val="24"/>
          <w:szCs w:val="24"/>
          <w:rtl/>
        </w:rPr>
        <w:br/>
      </w:r>
      <w:r w:rsidRPr="003B15B9">
        <w:rPr>
          <w:rFonts w:asciiTheme="minorBidi" w:hAnsiTheme="minorBidi"/>
          <w:sz w:val="24"/>
          <w:szCs w:val="24"/>
        </w:rPr>
        <w:t>User will be signed into a Google account to export Google Sheets file.</w:t>
      </w:r>
    </w:p>
    <w:p w14:paraId="48D8FC1F" w14:textId="030DF598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Accessibility</w:t>
      </w:r>
      <w:r w:rsidR="00E42711" w:rsidRPr="003B15B9">
        <w:rPr>
          <w:rFonts w:asciiTheme="minorBidi" w:hAnsiTheme="minorBidi"/>
          <w:sz w:val="24"/>
          <w:szCs w:val="24"/>
        </w:rPr>
        <w:t xml:space="preserve"> </w:t>
      </w:r>
      <w:r w:rsidRPr="003B15B9">
        <w:rPr>
          <w:rFonts w:asciiTheme="minorBidi" w:hAnsiTheme="minorBidi"/>
          <w:sz w:val="24"/>
          <w:szCs w:val="24"/>
        </w:rPr>
        <w:br/>
        <w:t>The chatbot will give answers related to system navigation and system features.</w:t>
      </w:r>
    </w:p>
    <w:p w14:paraId="7D9C8C5A" w14:textId="77777777" w:rsidR="003B15B9" w:rsidRPr="00C87EB8" w:rsidRDefault="003B15B9" w:rsidP="00F561BF">
      <w:pPr>
        <w:jc w:val="right"/>
        <w:rPr>
          <w:rFonts w:asciiTheme="minorBidi" w:hAnsiTheme="minorBidi"/>
          <w:sz w:val="24"/>
          <w:szCs w:val="24"/>
        </w:rPr>
      </w:pPr>
    </w:p>
    <w:p w14:paraId="34AEBFB8" w14:textId="0776C77D" w:rsidR="003D4BA9" w:rsidRDefault="00DE7925" w:rsidP="00DE7925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>
        <w:rPr>
          <w:rFonts w:asciiTheme="minorBidi" w:hAnsiTheme="minorBidi" w:cstheme="minorBidi" w:hint="cs"/>
          <w:sz w:val="24"/>
          <w:szCs w:val="24"/>
          <w:rtl/>
        </w:rPr>
        <w:t>תיק תחזוקה</w:t>
      </w:r>
    </w:p>
    <w:p w14:paraId="5F6DC468" w14:textId="77777777" w:rsidR="00077F5C" w:rsidRPr="00077F5C" w:rsidRDefault="00077F5C" w:rsidP="00077F5C">
      <w:pPr>
        <w:rPr>
          <w:rtl/>
        </w:rPr>
      </w:pPr>
    </w:p>
    <w:p w14:paraId="4F42B5EF" w14:textId="60C4C9A4" w:rsidR="00077F5C" w:rsidRPr="00591184" w:rsidRDefault="00B65700" w:rsidP="00077F5C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/>
          <w:sz w:val="24"/>
          <w:szCs w:val="24"/>
          <w:rtl/>
        </w:rPr>
        <w:t xml:space="preserve">עבור </w:t>
      </w:r>
      <w:r w:rsidR="002F0CD5" w:rsidRPr="00591184">
        <w:rPr>
          <w:rFonts w:asciiTheme="minorBidi" w:hAnsiTheme="minorBidi"/>
          <w:sz w:val="24"/>
          <w:szCs w:val="24"/>
          <w:rtl/>
        </w:rPr>
        <w:t>הפרויקט שלנו קיימים תיקי תחזוקה על מנת לאפשר למשתמ</w:t>
      </w:r>
      <w:r w:rsidR="00BF3749" w:rsidRPr="00591184">
        <w:rPr>
          <w:rFonts w:asciiTheme="minorBidi" w:hAnsiTheme="minorBidi"/>
          <w:sz w:val="24"/>
          <w:szCs w:val="24"/>
          <w:rtl/>
        </w:rPr>
        <w:t xml:space="preserve">שים ולמתכנתים </w:t>
      </w:r>
      <w:r w:rsidR="00420439" w:rsidRPr="00591184">
        <w:rPr>
          <w:rFonts w:asciiTheme="minorBidi" w:hAnsiTheme="minorBidi"/>
          <w:sz w:val="24"/>
          <w:szCs w:val="24"/>
          <w:rtl/>
        </w:rPr>
        <w:t>את המעבר בצורה הקלה ביותר.</w:t>
      </w:r>
      <w:r w:rsidR="00077F5C" w:rsidRPr="00591184">
        <w:rPr>
          <w:rFonts w:asciiTheme="minorBidi" w:hAnsiTheme="minorBidi"/>
          <w:sz w:val="24"/>
          <w:szCs w:val="24"/>
          <w:rtl/>
        </w:rPr>
        <w:br/>
        <w:t xml:space="preserve">תיק </w:t>
      </w:r>
      <w:r w:rsidR="007E378C" w:rsidRPr="00591184">
        <w:rPr>
          <w:rFonts w:asciiTheme="minorBidi" w:hAnsiTheme="minorBidi"/>
          <w:sz w:val="24"/>
          <w:szCs w:val="24"/>
          <w:rtl/>
        </w:rPr>
        <w:t xml:space="preserve">התחזוקה </w:t>
      </w:r>
      <w:r w:rsidR="00077F5C" w:rsidRPr="00591184">
        <w:rPr>
          <w:rFonts w:asciiTheme="minorBidi" w:hAnsiTheme="minorBidi"/>
          <w:sz w:val="24"/>
          <w:szCs w:val="24"/>
          <w:rtl/>
        </w:rPr>
        <w:t xml:space="preserve">נמצא בתיקיית </w:t>
      </w:r>
      <w:r w:rsidR="007E378C" w:rsidRPr="00591184">
        <w:rPr>
          <w:rFonts w:asciiTheme="minorBidi" w:hAnsiTheme="minorBidi"/>
          <w:sz w:val="24"/>
          <w:szCs w:val="24"/>
          <w:rtl/>
        </w:rPr>
        <w:t>ה-</w:t>
      </w:r>
      <w:r w:rsidR="007E378C" w:rsidRPr="00591184">
        <w:rPr>
          <w:rFonts w:asciiTheme="minorBidi" w:hAnsiTheme="minorBidi"/>
          <w:sz w:val="24"/>
          <w:szCs w:val="24"/>
        </w:rPr>
        <w:t>git</w:t>
      </w:r>
      <w:r w:rsidR="00077F5C" w:rsidRPr="00591184">
        <w:rPr>
          <w:rFonts w:asciiTheme="minorBidi" w:hAnsiTheme="minorBidi"/>
          <w:sz w:val="24"/>
          <w:szCs w:val="24"/>
          <w:rtl/>
        </w:rPr>
        <w:t xml:space="preserve"> </w:t>
      </w:r>
      <w:r w:rsidR="007E378C" w:rsidRPr="00591184">
        <w:rPr>
          <w:rFonts w:asciiTheme="minorBidi" w:hAnsiTheme="minorBidi"/>
          <w:sz w:val="24"/>
          <w:szCs w:val="24"/>
          <w:rtl/>
        </w:rPr>
        <w:t>בתיקיית הפרויקט הסופי ביחד עם הפרויקט, תיק המשתמש וסרטון עבור המשתמשים.</w:t>
      </w:r>
    </w:p>
    <w:p w14:paraId="395F8373" w14:textId="5EFACAD2" w:rsidR="00420439" w:rsidRPr="00591184" w:rsidRDefault="00420439" w:rsidP="00B65700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/>
          <w:sz w:val="24"/>
          <w:szCs w:val="24"/>
          <w:rtl/>
        </w:rPr>
        <w:t>תיק התחזוקה שלנו מכיל</w:t>
      </w:r>
      <w:r w:rsidR="006F21D7" w:rsidRPr="00591184">
        <w:rPr>
          <w:rFonts w:asciiTheme="minorBidi" w:hAnsiTheme="minorBidi"/>
          <w:sz w:val="24"/>
          <w:szCs w:val="24"/>
          <w:rtl/>
        </w:rPr>
        <w:t xml:space="preserve"> הסברים ופירוט </w:t>
      </w:r>
      <w:r w:rsidR="007145E0" w:rsidRPr="00591184">
        <w:rPr>
          <w:rFonts w:asciiTheme="minorBidi" w:hAnsiTheme="minorBidi"/>
          <w:sz w:val="24"/>
          <w:szCs w:val="24"/>
          <w:rtl/>
        </w:rPr>
        <w:t>עבור</w:t>
      </w:r>
      <w:r w:rsidRPr="00591184">
        <w:rPr>
          <w:rFonts w:asciiTheme="minorBidi" w:hAnsiTheme="minorBidi"/>
          <w:sz w:val="24"/>
          <w:szCs w:val="24"/>
          <w:rtl/>
        </w:rPr>
        <w:t>:</w:t>
      </w:r>
    </w:p>
    <w:p w14:paraId="17E503F3" w14:textId="49E777CC" w:rsidR="00420439" w:rsidRPr="00591184" w:rsidRDefault="00BA4A24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>י</w:t>
      </w:r>
      <w:r w:rsidR="007145E0" w:rsidRPr="00591184">
        <w:rPr>
          <w:rFonts w:asciiTheme="minorBidi" w:hAnsiTheme="minorBidi"/>
          <w:sz w:val="24"/>
          <w:szCs w:val="24"/>
          <w:rtl/>
        </w:rPr>
        <w:t xml:space="preserve">בוא </w:t>
      </w:r>
      <w:r w:rsidR="00A870CD" w:rsidRPr="00591184">
        <w:rPr>
          <w:rFonts w:asciiTheme="minorBidi" w:hAnsiTheme="minorBidi"/>
          <w:sz w:val="24"/>
          <w:szCs w:val="24"/>
          <w:rtl/>
        </w:rPr>
        <w:t xml:space="preserve">והתקנת </w:t>
      </w:r>
      <w:r w:rsidR="007145E0" w:rsidRPr="00591184">
        <w:rPr>
          <w:rFonts w:asciiTheme="minorBidi" w:hAnsiTheme="minorBidi"/>
          <w:sz w:val="24"/>
          <w:szCs w:val="24"/>
          <w:rtl/>
        </w:rPr>
        <w:t>ספריות חיצוניות</w:t>
      </w:r>
    </w:p>
    <w:p w14:paraId="20FD2DE7" w14:textId="4AD92C11" w:rsidR="007145E0" w:rsidRPr="00591184" w:rsidRDefault="002809F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 xml:space="preserve">שימוש בבסיס נתונים חיצוני </w:t>
      </w:r>
      <w:r w:rsidR="00C13853" w:rsidRPr="00591184">
        <w:rPr>
          <w:rFonts w:asciiTheme="minorBidi" w:hAnsiTheme="minorBidi"/>
          <w:sz w:val="24"/>
          <w:szCs w:val="24"/>
          <w:rtl/>
        </w:rPr>
        <w:t>(</w:t>
      </w:r>
      <w:r w:rsidR="00C13853" w:rsidRPr="00591184">
        <w:rPr>
          <w:rFonts w:asciiTheme="minorBidi" w:hAnsiTheme="minorBidi"/>
          <w:sz w:val="24"/>
          <w:szCs w:val="24"/>
        </w:rPr>
        <w:t>firebase</w:t>
      </w:r>
      <w:r w:rsidR="00C13853" w:rsidRPr="00591184">
        <w:rPr>
          <w:rFonts w:asciiTheme="minorBidi" w:hAnsiTheme="minorBidi"/>
          <w:sz w:val="24"/>
          <w:szCs w:val="24"/>
          <w:rtl/>
        </w:rPr>
        <w:t xml:space="preserve">) </w:t>
      </w:r>
    </w:p>
    <w:p w14:paraId="2E5A7C32" w14:textId="4D956985" w:rsidR="00753916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>עבור כל תא קיים הסבר מפורט על הפונקציות אותן הוא מכיל ואת מטרתן</w:t>
      </w:r>
    </w:p>
    <w:p w14:paraId="66264AAE" w14:textId="34CACA78" w:rsidR="00C832B2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>אופן הטמעת פונקציות והשימוש בהן</w:t>
      </w:r>
    </w:p>
    <w:p w14:paraId="661633DA" w14:textId="1F3A85B3" w:rsidR="00C832B2" w:rsidRPr="00591184" w:rsidRDefault="003C2053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>אופן הצגת הגרפים</w:t>
      </w:r>
    </w:p>
    <w:p w14:paraId="4B7D5649" w14:textId="6BB97130" w:rsidR="003C2053" w:rsidRPr="00591184" w:rsidRDefault="0063709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/>
          <w:sz w:val="24"/>
          <w:szCs w:val="24"/>
          <w:rtl/>
        </w:rPr>
        <w:t>הטמעת פיצ'רים נוספים מעבר לנדרש</w:t>
      </w:r>
    </w:p>
    <w:p w14:paraId="640BCBEF" w14:textId="5A2AB4FD" w:rsidR="00077F5C" w:rsidRDefault="00077F5C" w:rsidP="00077F5C"/>
    <w:p w14:paraId="5F55A457" w14:textId="77777777" w:rsidR="00BF4164" w:rsidRDefault="00BF4164" w:rsidP="00077F5C"/>
    <w:p w14:paraId="3E60615E" w14:textId="77777777" w:rsidR="00BF4164" w:rsidRDefault="00BF4164" w:rsidP="00077F5C"/>
    <w:p w14:paraId="72AAC3FF" w14:textId="77777777" w:rsidR="00BF4164" w:rsidRDefault="00BF4164" w:rsidP="00077F5C"/>
    <w:p w14:paraId="29D0B127" w14:textId="77777777" w:rsidR="00BF4164" w:rsidRDefault="00BF4164" w:rsidP="00077F5C"/>
    <w:p w14:paraId="2BA6BA1A" w14:textId="77777777" w:rsidR="00BF4164" w:rsidRDefault="00BF4164" w:rsidP="00077F5C"/>
    <w:p w14:paraId="0CE9EFEA" w14:textId="77777777" w:rsidR="00BF4164" w:rsidRDefault="00BF4164" w:rsidP="00077F5C"/>
    <w:p w14:paraId="144CB243" w14:textId="77777777" w:rsidR="00BF4164" w:rsidRDefault="00BF4164" w:rsidP="00077F5C">
      <w:pPr>
        <w:rPr>
          <w:rtl/>
        </w:rPr>
      </w:pPr>
    </w:p>
    <w:p w14:paraId="5D34AA1C" w14:textId="261A685B" w:rsidR="00077F5C" w:rsidRPr="00591184" w:rsidRDefault="00BF4164" w:rsidP="00077F5C">
      <w:pPr>
        <w:rPr>
          <w:ins w:id="0" w:author="Microsoft Word" w:date="2024-08-25T10:37:00Z" w16du:dateUtc="2024-08-25T17:37:00Z"/>
          <w:b/>
          <w:bCs/>
          <w:rtl/>
        </w:rPr>
      </w:pPr>
      <w:r w:rsidRPr="005911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05AB5DBF" wp14:editId="51DD660C">
            <wp:simplePos x="0" y="0"/>
            <wp:positionH relativeFrom="column">
              <wp:posOffset>2592872</wp:posOffset>
            </wp:positionH>
            <wp:positionV relativeFrom="paragraph">
              <wp:posOffset>216364</wp:posOffset>
            </wp:positionV>
            <wp:extent cx="3462526" cy="5192974"/>
            <wp:effectExtent l="0" t="0" r="5080" b="8255"/>
            <wp:wrapNone/>
            <wp:docPr id="119694155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442" r="9463"/>
                    <a:stretch/>
                  </pic:blipFill>
                  <pic:spPr bwMode="auto">
                    <a:xfrm>
                      <a:off x="0" y="0"/>
                      <a:ext cx="3468112" cy="520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1" w:author="Microsoft Word" w:date="2024-08-25T10:37:00Z" w16du:dateUtc="2024-08-25T17:37:00Z">
        <w:r w:rsidR="00077F5C" w:rsidRPr="00591184">
          <w:rPr>
            <w:rFonts w:hint="cs"/>
            <w:b/>
            <w:bCs/>
            <w:sz w:val="24"/>
            <w:szCs w:val="24"/>
            <w:rtl/>
          </w:rPr>
          <w:t>דוגמאות לתיק התחזוקה:</w:t>
        </w:r>
      </w:ins>
    </w:p>
    <w:p w14:paraId="2BB677CB" w14:textId="300F2C89" w:rsidR="00DE7925" w:rsidRDefault="00DE7925" w:rsidP="00DE7925">
      <w:pPr>
        <w:rPr>
          <w:rtl/>
        </w:rPr>
      </w:pPr>
    </w:p>
    <w:p w14:paraId="22BC7DE1" w14:textId="77777777" w:rsidR="00DF648F" w:rsidRDefault="00DF648F" w:rsidP="00DE7925">
      <w:pPr>
        <w:rPr>
          <w:color w:val="FF0000"/>
          <w:rtl/>
        </w:rPr>
      </w:pPr>
    </w:p>
    <w:p w14:paraId="357FFFF4" w14:textId="77777777" w:rsidR="00DE7925" w:rsidRDefault="00DE7925" w:rsidP="00DE7925">
      <w:pPr>
        <w:rPr>
          <w:color w:val="FF0000"/>
          <w:rtl/>
        </w:rPr>
      </w:pPr>
    </w:p>
    <w:p w14:paraId="1040FF83" w14:textId="77777777" w:rsidR="00DE7925" w:rsidRDefault="00DE7925" w:rsidP="00DE7925">
      <w:pPr>
        <w:rPr>
          <w:color w:val="FF0000"/>
          <w:rtl/>
        </w:rPr>
      </w:pPr>
    </w:p>
    <w:p w14:paraId="40DD2B30" w14:textId="54A94EB0" w:rsidR="00DE7925" w:rsidRDefault="00DE7925" w:rsidP="00DE7925">
      <w:pPr>
        <w:rPr>
          <w:color w:val="FF0000"/>
          <w:rtl/>
        </w:rPr>
      </w:pPr>
    </w:p>
    <w:p w14:paraId="34C0AA7A" w14:textId="4373CC75" w:rsidR="00DE7925" w:rsidRPr="00DF648F" w:rsidRDefault="00DF648F" w:rsidP="00DE7925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05AB5DBF" wp14:editId="070CC677">
            <wp:simplePos x="0" y="0"/>
            <wp:positionH relativeFrom="column">
              <wp:posOffset>2124987</wp:posOffset>
            </wp:positionH>
            <wp:positionV relativeFrom="paragraph">
              <wp:posOffset>142930</wp:posOffset>
            </wp:positionV>
            <wp:extent cx="3792842" cy="4556098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842" cy="4556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דוגמאות לתיק התחזוקה:</w:t>
      </w:r>
    </w:p>
    <w:p w14:paraId="544DA41F" w14:textId="15E669C1" w:rsidR="00DE7925" w:rsidRDefault="00DE7925" w:rsidP="00DE7925">
      <w:pPr>
        <w:rPr>
          <w:color w:val="FF0000"/>
          <w:rtl/>
        </w:rPr>
      </w:pPr>
    </w:p>
    <w:p w14:paraId="6AF5FF98" w14:textId="07C77FBF" w:rsidR="00DE7925" w:rsidRDefault="00DE7925" w:rsidP="00DE7925">
      <w:pPr>
        <w:rPr>
          <w:color w:val="FF0000"/>
        </w:rPr>
      </w:pPr>
    </w:p>
    <w:p w14:paraId="1C27C9AC" w14:textId="1B13724A" w:rsidR="00BC07CB" w:rsidRDefault="00BC07CB" w:rsidP="00DE7925">
      <w:pPr>
        <w:rPr>
          <w:color w:val="FF0000"/>
        </w:rPr>
      </w:pPr>
    </w:p>
    <w:p w14:paraId="4667260C" w14:textId="77777777" w:rsidR="00BC07CB" w:rsidRDefault="00BC07CB" w:rsidP="00DE7925">
      <w:pPr>
        <w:rPr>
          <w:color w:val="FF0000"/>
        </w:rPr>
      </w:pPr>
    </w:p>
    <w:p w14:paraId="66969D5C" w14:textId="311B7278" w:rsidR="00BC07CB" w:rsidRDefault="00BC07CB" w:rsidP="00DE7925">
      <w:pPr>
        <w:rPr>
          <w:color w:val="FF0000"/>
        </w:rPr>
      </w:pPr>
    </w:p>
    <w:p w14:paraId="495415AF" w14:textId="35519C19" w:rsidR="00BC07CB" w:rsidRDefault="00BC07CB" w:rsidP="00DE7925">
      <w:pPr>
        <w:rPr>
          <w:color w:val="FF0000"/>
        </w:rPr>
      </w:pPr>
    </w:p>
    <w:p w14:paraId="16F69490" w14:textId="74ACA655" w:rsidR="00BC07CB" w:rsidRDefault="00BF4164" w:rsidP="00DE792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7C14D0BA" wp14:editId="4D25C734">
            <wp:simplePos x="0" y="0"/>
            <wp:positionH relativeFrom="column">
              <wp:posOffset>-829102</wp:posOffset>
            </wp:positionH>
            <wp:positionV relativeFrom="paragraph">
              <wp:posOffset>241174</wp:posOffset>
            </wp:positionV>
            <wp:extent cx="3684895" cy="5287744"/>
            <wp:effectExtent l="0" t="0" r="0" b="825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A60B656-55F8-E58F-5AAE-185377FEB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A60B656-55F8-E58F-5AAE-185377FEB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406" r="9604"/>
                    <a:stretch/>
                  </pic:blipFill>
                  <pic:spPr bwMode="auto">
                    <a:xfrm>
                      <a:off x="0" y="0"/>
                      <a:ext cx="3686484" cy="529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575A" w14:textId="6289DF0E" w:rsidR="00BC07CB" w:rsidRDefault="00BC07CB" w:rsidP="00DE7925">
      <w:pPr>
        <w:rPr>
          <w:color w:val="FF0000"/>
        </w:rPr>
      </w:pPr>
    </w:p>
    <w:p w14:paraId="1D4C2485" w14:textId="4B024FB5" w:rsidR="00BC07CB" w:rsidRDefault="00BC07CB" w:rsidP="00DE7925">
      <w:pPr>
        <w:rPr>
          <w:color w:val="FF0000"/>
        </w:rPr>
      </w:pPr>
    </w:p>
    <w:p w14:paraId="647299F2" w14:textId="5F52411A" w:rsidR="00BC07CB" w:rsidRDefault="00BC07CB" w:rsidP="00DE7925">
      <w:pPr>
        <w:rPr>
          <w:color w:val="FF0000"/>
        </w:rPr>
      </w:pPr>
    </w:p>
    <w:p w14:paraId="1E533356" w14:textId="3FDDDFD7" w:rsidR="00BF4164" w:rsidRDefault="00BF4164" w:rsidP="00DE7925">
      <w:pPr>
        <w:rPr>
          <w:noProof/>
        </w:rPr>
      </w:pPr>
    </w:p>
    <w:p w14:paraId="6A3DB9BE" w14:textId="2493E67D" w:rsidR="00BC07CB" w:rsidRDefault="00BC07CB" w:rsidP="00DE7925">
      <w:pPr>
        <w:rPr>
          <w:color w:val="FF0000"/>
        </w:rPr>
      </w:pPr>
    </w:p>
    <w:p w14:paraId="22B2098E" w14:textId="6510812B" w:rsidR="00BC07CB" w:rsidRDefault="00BC07CB" w:rsidP="00DE7925">
      <w:pPr>
        <w:rPr>
          <w:color w:val="FF0000"/>
        </w:rPr>
      </w:pPr>
    </w:p>
    <w:p w14:paraId="6C92385F" w14:textId="4EF2AC20" w:rsidR="00BC07CB" w:rsidRDefault="00BC07CB" w:rsidP="00DE7925">
      <w:pPr>
        <w:rPr>
          <w:color w:val="FF0000"/>
          <w:rtl/>
        </w:rPr>
      </w:pPr>
    </w:p>
    <w:p w14:paraId="74F5B3C1" w14:textId="00EED3C1" w:rsidR="00DE7925" w:rsidRDefault="00A82531" w:rsidP="00A82531">
      <w:pPr>
        <w:pStyle w:val="Heading2"/>
        <w:rPr>
          <w:rtl/>
        </w:rPr>
      </w:pPr>
      <w:r>
        <w:rPr>
          <w:rFonts w:hint="cs"/>
          <w:rtl/>
        </w:rPr>
        <w:t>ביקורת</w:t>
      </w:r>
    </w:p>
    <w:p w14:paraId="1FB9D0F5" w14:textId="2BDFD587" w:rsidR="00A82531" w:rsidRDefault="00D623BE" w:rsidP="00A82531">
      <w:pPr>
        <w:pStyle w:val="Heading3"/>
        <w:ind w:firstLine="720"/>
        <w:rPr>
          <w:rtl/>
        </w:rPr>
      </w:pPr>
      <w:r w:rsidRPr="00D623BE">
        <w:rPr>
          <w:rFonts w:cs="Arial"/>
          <w:noProof/>
          <w:rtl/>
        </w:rPr>
        <w:drawing>
          <wp:anchor distT="0" distB="0" distL="114300" distR="114300" simplePos="0" relativeHeight="251658242" behindDoc="0" locked="0" layoutInCell="1" allowOverlap="1" wp14:anchorId="7869D085" wp14:editId="70D37EC8">
            <wp:simplePos x="0" y="0"/>
            <wp:positionH relativeFrom="column">
              <wp:posOffset>-762000</wp:posOffset>
            </wp:positionH>
            <wp:positionV relativeFrom="paragraph">
              <wp:posOffset>269875</wp:posOffset>
            </wp:positionV>
            <wp:extent cx="6540500" cy="2604135"/>
            <wp:effectExtent l="0" t="0" r="0" b="5715"/>
            <wp:wrapSquare wrapText="bothSides"/>
            <wp:docPr id="179098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818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531">
        <w:rPr>
          <w:rFonts w:hint="cs"/>
          <w:rtl/>
        </w:rPr>
        <w:t>טבלת משובים</w:t>
      </w:r>
    </w:p>
    <w:p w14:paraId="284B91EB" w14:textId="73C673E5" w:rsidR="00DE7925" w:rsidRDefault="00DE7925" w:rsidP="00392199">
      <w:pPr>
        <w:pStyle w:val="Heading3"/>
        <w:rPr>
          <w:rtl/>
        </w:rPr>
      </w:pPr>
    </w:p>
    <w:p w14:paraId="78DEAE2A" w14:textId="4F10E04A" w:rsidR="00392199" w:rsidRDefault="00392199" w:rsidP="00392199">
      <w:pPr>
        <w:pStyle w:val="Heading3"/>
        <w:ind w:firstLine="720"/>
        <w:rPr>
          <w:rtl/>
        </w:rPr>
      </w:pPr>
      <w:r w:rsidRPr="00392199">
        <w:rPr>
          <w:rFonts w:cs="Arial"/>
          <w:noProof/>
          <w:rtl/>
        </w:rPr>
        <w:drawing>
          <wp:anchor distT="0" distB="0" distL="114300" distR="114300" simplePos="0" relativeHeight="251658243" behindDoc="0" locked="0" layoutInCell="1" allowOverlap="1" wp14:anchorId="1C034B06" wp14:editId="51E87C4E">
            <wp:simplePos x="0" y="0"/>
            <wp:positionH relativeFrom="margin">
              <wp:posOffset>-718820</wp:posOffset>
            </wp:positionH>
            <wp:positionV relativeFrom="paragraph">
              <wp:posOffset>270510</wp:posOffset>
            </wp:positionV>
            <wp:extent cx="6378575" cy="2150110"/>
            <wp:effectExtent l="0" t="0" r="3175" b="2540"/>
            <wp:wrapSquare wrapText="bothSides"/>
            <wp:docPr id="141594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82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SUS</w:t>
      </w:r>
      <w:r>
        <w:rPr>
          <w:rtl/>
        </w:rPr>
        <w:tab/>
      </w:r>
    </w:p>
    <w:p w14:paraId="203BBA3E" w14:textId="77777777" w:rsidR="00392199" w:rsidRDefault="00392199" w:rsidP="00392199">
      <w:pPr>
        <w:rPr>
          <w:rtl/>
        </w:rPr>
      </w:pPr>
    </w:p>
    <w:p w14:paraId="664DBB21" w14:textId="4EB88FB9" w:rsidR="00392199" w:rsidRDefault="00506738" w:rsidP="00506738">
      <w:pPr>
        <w:pStyle w:val="Heading2"/>
        <w:rPr>
          <w:rtl/>
        </w:rPr>
      </w:pPr>
      <w:r>
        <w:rPr>
          <w:rFonts w:hint="cs"/>
          <w:rtl/>
        </w:rPr>
        <w:t>אתגרים</w:t>
      </w:r>
    </w:p>
    <w:p w14:paraId="034D94F4" w14:textId="525ADEFC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חלוקת משימות, חלק מהקבוצה היו במילואים ובמספר אירועים שמנעו השתתפות בחלקים מסוימים מהפרויקט – מילואים, לידה ,מחלה.</w:t>
      </w:r>
    </w:p>
    <w:p w14:paraId="5257FC80" w14:textId="03294A22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התחייבות ותכנון מראש לממש את מה שנכתב בחלק שממקד את פיתוח המערכת (</w:t>
      </w:r>
      <w:r w:rsidRPr="00945D8C">
        <w:rPr>
          <w:rFonts w:asciiTheme="minorBidi" w:hAnsiTheme="minorBidi"/>
          <w:sz w:val="24"/>
          <w:szCs w:val="24"/>
        </w:rPr>
        <w:t>convergent</w:t>
      </w:r>
      <w:r w:rsidRPr="00945D8C">
        <w:rPr>
          <w:rFonts w:asciiTheme="minorBidi" w:hAnsiTheme="minorBidi"/>
          <w:sz w:val="24"/>
          <w:szCs w:val="24"/>
          <w:rtl/>
        </w:rPr>
        <w:t>)</w:t>
      </w:r>
    </w:p>
    <w:p w14:paraId="147EAC9F" w14:textId="620DB2FF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שינוי התפיסה של מה הלקוח רוצה להבין מהמערכת – בהתחלה התמקדנו יותר בחניכה של עובדים בצוות ולאחר השיחה עם עוזי חידדנו את הפרסונה לכזאת שעם דרישות מערכת יותר ניהוליות (ניהול ושליטה).  </w:t>
      </w:r>
    </w:p>
    <w:p w14:paraId="5AB10C61" w14:textId="4298C6C4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ההטמעה של הפיצ’ר </w:t>
      </w:r>
      <w:r w:rsidRPr="00945D8C">
        <w:rPr>
          <w:rFonts w:asciiTheme="minorBidi" w:hAnsiTheme="minorBidi"/>
          <w:sz w:val="24"/>
          <w:szCs w:val="24"/>
        </w:rPr>
        <w:t>PDF</w:t>
      </w:r>
      <w:r w:rsidRPr="00945D8C">
        <w:rPr>
          <w:rFonts w:asciiTheme="minorBidi" w:hAnsiTheme="minorBidi"/>
          <w:sz w:val="24"/>
          <w:szCs w:val="24"/>
          <w:rtl/>
        </w:rPr>
        <w:t xml:space="preserve"> דרשה הסתכלות רחבה על הקוד וכל רכיבי המערכת בזמן פיתוח מקבילי </w:t>
      </w:r>
    </w:p>
    <w:p w14:paraId="37CCD166" w14:textId="77777777" w:rsidR="00E802A0" w:rsidRDefault="00E802A0" w:rsidP="00506738">
      <w:pPr>
        <w:rPr>
          <w:rtl/>
        </w:rPr>
      </w:pPr>
    </w:p>
    <w:p w14:paraId="1659F853" w14:textId="01E0A9E4" w:rsidR="00E802A0" w:rsidRPr="009A6A03" w:rsidRDefault="00E802A0" w:rsidP="00E802A0">
      <w:pPr>
        <w:pStyle w:val="Heading2"/>
        <w:rPr>
          <w:rtl/>
        </w:rPr>
      </w:pPr>
      <w:r>
        <w:rPr>
          <w:rFonts w:hint="cs"/>
          <w:rtl/>
        </w:rPr>
        <w:t>שקיפות אלגוריתמית</w:t>
      </w:r>
    </w:p>
    <w:p w14:paraId="10CDAA91" w14:textId="77777777" w:rsidR="00ED4F6B" w:rsidRP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לפני כל תא משמעותי המכיל ניתוח והצגת נתונים, נכתב הסבר קצר מה התא אמור לבצע ועל מה הוא אחראי במערכת.</w:t>
      </w:r>
    </w:p>
    <w:p w14:paraId="3D1543EF" w14:textId="77777777" w:rsid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במהלך הקוד יש פרמטרים וקריטריונים רבים לכן ניתנו שמות משתנים משמעותיים עבור קריאות הקוד עם תיעוד במהלכו, דבר שמאפשר למתכנת לקרא את הקוד ולהבין את פועלו.</w:t>
      </w:r>
    </w:p>
    <w:p w14:paraId="0F4781FD" w14:textId="77777777" w:rsidR="00ED4F6B" w:rsidRDefault="00ED4F6B" w:rsidP="00ED4F6B">
      <w:pPr>
        <w:rPr>
          <w:sz w:val="24"/>
          <w:szCs w:val="24"/>
          <w:rtl/>
        </w:rPr>
      </w:pPr>
    </w:p>
    <w:tbl>
      <w:tblPr>
        <w:tblStyle w:val="GridTable5Dark-Accent3"/>
        <w:tblpPr w:leftFromText="180" w:rightFromText="180" w:vertAnchor="text" w:horzAnchor="margin" w:tblpY="716"/>
        <w:bidiVisual/>
        <w:tblW w:w="8295" w:type="dxa"/>
        <w:tblLayout w:type="fixed"/>
        <w:tblLook w:val="0400" w:firstRow="0" w:lastRow="0" w:firstColumn="0" w:lastColumn="0" w:noHBand="0" w:noVBand="1"/>
      </w:tblPr>
      <w:tblGrid>
        <w:gridCol w:w="2464"/>
        <w:gridCol w:w="3097"/>
        <w:gridCol w:w="2734"/>
      </w:tblGrid>
      <w:tr w:rsidR="00BA2881" w:rsidRPr="00482564" w14:paraId="6E6C7724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  <w:hideMark/>
          </w:tcPr>
          <w:p w14:paraId="6DCF7B43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הערת  משוב</w:t>
            </w:r>
          </w:p>
        </w:tc>
        <w:tc>
          <w:tcPr>
            <w:tcW w:w="3097" w:type="dxa"/>
            <w:hideMark/>
          </w:tcPr>
          <w:p w14:paraId="4BB8AC6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האם לדעתכם יש צורך בשינוי במערכת בעקבות ההערה?</w:t>
            </w:r>
          </w:p>
        </w:tc>
        <w:tc>
          <w:tcPr>
            <w:tcW w:w="2734" w:type="dxa"/>
            <w:hideMark/>
          </w:tcPr>
          <w:p w14:paraId="06BBD1C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נימוק</w:t>
            </w:r>
          </w:p>
        </w:tc>
      </w:tr>
      <w:tr w:rsidR="00BA2881" w:rsidRPr="00482564" w14:paraId="1BEC25AF" w14:textId="77777777" w:rsidTr="00BA2881">
        <w:tc>
          <w:tcPr>
            <w:tcW w:w="2464" w:type="dxa"/>
          </w:tcPr>
          <w:p w14:paraId="52239FD5" w14:textId="77777777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הצגת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מידע נוסף</w:t>
            </w:r>
          </w:p>
        </w:tc>
        <w:tc>
          <w:tcPr>
            <w:tcW w:w="3097" w:type="dxa"/>
          </w:tcPr>
          <w:p w14:paraId="3BB77CAE" w14:textId="04EE7E19" w:rsidR="00BA2881" w:rsidRPr="00482564" w:rsidRDefault="00BA2881" w:rsidP="0021045E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לא</w:t>
            </w:r>
          </w:p>
        </w:tc>
        <w:tc>
          <w:tcPr>
            <w:tcW w:w="2734" w:type="dxa"/>
          </w:tcPr>
          <w:p w14:paraId="0936F1EF" w14:textId="3BC81F45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נכון למצב הנתון יש מספיק גרפים שיכולים לבצע את הנדרש ולתת מענה טוב ויעיל עבור מנהל </w:t>
            </w:r>
            <w:r w:rsidR="00807BDC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המערך ולתת לצוות שיפור משמעותי ביעילות</w:t>
            </w:r>
          </w:p>
        </w:tc>
      </w:tr>
      <w:tr w:rsidR="00BA2881" w:rsidRPr="00482564" w14:paraId="7A093DED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4D6E6578" w14:textId="616621F5" w:rsidR="00BA2881" w:rsidRPr="00BA2881" w:rsidRDefault="00BA2881" w:rsidP="00420439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הנגשת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המערכת עבור אנשים פחות חזקים בקו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ד</w:t>
            </w:r>
          </w:p>
        </w:tc>
        <w:tc>
          <w:tcPr>
            <w:tcW w:w="3097" w:type="dxa"/>
          </w:tcPr>
          <w:p w14:paraId="1F377D98" w14:textId="77777777" w:rsidR="00BA2881" w:rsidRPr="00482564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ן</w:t>
            </w:r>
          </w:p>
        </w:tc>
        <w:tc>
          <w:tcPr>
            <w:tcW w:w="2734" w:type="dxa"/>
          </w:tcPr>
          <w:p w14:paraId="2ED9F142" w14:textId="77777777" w:rsidR="00BA2881" w:rsidRPr="00482564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תיק המשתמש הורחב ורשום באופן קריא וקל יותר</w:t>
            </w:r>
          </w:p>
        </w:tc>
      </w:tr>
      <w:tr w:rsidR="00BA2881" w:rsidRPr="00482564" w14:paraId="42209AA4" w14:textId="77777777" w:rsidTr="00BA2881">
        <w:tc>
          <w:tcPr>
            <w:tcW w:w="2464" w:type="dxa"/>
          </w:tcPr>
          <w:p w14:paraId="4F999BD7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הרחבת הצ'אטבוט</w:t>
            </w:r>
          </w:p>
        </w:tc>
        <w:tc>
          <w:tcPr>
            <w:tcW w:w="3097" w:type="dxa"/>
          </w:tcPr>
          <w:p w14:paraId="52FC72ED" w14:textId="77777777" w:rsidR="00BA2881" w:rsidRPr="00BA2881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לא </w:t>
            </w:r>
          </w:p>
        </w:tc>
        <w:tc>
          <w:tcPr>
            <w:tcW w:w="2734" w:type="dxa"/>
          </w:tcPr>
          <w:p w14:paraId="39D1D68C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הצ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'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אט עונה על הצורך אליו הוא קיים.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br/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הרחבה שלו יכולה להיות מאוד נחמדה עבור המשתמש אך כרגע עונה על הדרישה.</w:t>
            </w:r>
          </w:p>
        </w:tc>
      </w:tr>
      <w:tr w:rsidR="00BA2881" w:rsidRPr="00482564" w14:paraId="6E6E24D1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77D960FD" w14:textId="77777777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שינוי גרף שכיחות הפעולות של המשתמש על מנת לשפר את הקריאות</w:t>
            </w:r>
          </w:p>
        </w:tc>
        <w:tc>
          <w:tcPr>
            <w:tcW w:w="3097" w:type="dxa"/>
          </w:tcPr>
          <w:p w14:paraId="696ABAD3" w14:textId="77777777" w:rsidR="00BA2881" w:rsidRPr="00BA2881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כן</w:t>
            </w:r>
          </w:p>
        </w:tc>
        <w:tc>
          <w:tcPr>
            <w:tcW w:w="2734" w:type="dxa"/>
          </w:tcPr>
          <w:p w14:paraId="3E8E26AA" w14:textId="27BCBCCB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בוצע היפוך של הגר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ף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כך שציר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X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וציר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Y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התחלפו</w:t>
            </w:r>
            <w:r w:rsidR="00603974">
              <w:rPr>
                <w:rFonts w:asciiTheme="minorBidi" w:hAnsiTheme="minorBidi" w:cstheme="minorBidi"/>
                <w:color w:val="auto"/>
                <w:sz w:val="24"/>
                <w:szCs w:val="24"/>
              </w:rPr>
              <w:br/>
            </w:r>
            <w:r w:rsidR="00603974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מעבר לזה עברנו על שאר הגרפים ווידאנו כי הנראות שלהם טובה וידידותית למשתמש</w:t>
            </w:r>
          </w:p>
        </w:tc>
      </w:tr>
    </w:tbl>
    <w:p w14:paraId="6919AEE2" w14:textId="16C6C6F4" w:rsidR="00482564" w:rsidRDefault="00A138E6" w:rsidP="00BA2881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טבלת משוב</w:t>
      </w:r>
    </w:p>
    <w:p w14:paraId="2859FA0E" w14:textId="77777777" w:rsidR="00BA2881" w:rsidRPr="00BA2881" w:rsidRDefault="00BA2881" w:rsidP="00BA2881"/>
    <w:p w14:paraId="0B0538EC" w14:textId="512572C3" w:rsidR="00ED4F6B" w:rsidRPr="00ED4F6B" w:rsidRDefault="00ED4F6B" w:rsidP="00A138E6">
      <w:pPr>
        <w:pStyle w:val="Heading2"/>
      </w:pPr>
    </w:p>
    <w:p w14:paraId="5BB5EA99" w14:textId="5DF5B9E0" w:rsidR="00E802A0" w:rsidRPr="005E15F6" w:rsidRDefault="00E802A0" w:rsidP="005E15F6">
      <w:pPr>
        <w:pStyle w:val="Heading2"/>
        <w:rPr>
          <w:rFonts w:asciiTheme="minorBidi" w:hAnsiTheme="minorBidi" w:cstheme="minorBidi"/>
          <w:sz w:val="24"/>
          <w:szCs w:val="24"/>
        </w:rPr>
      </w:pPr>
    </w:p>
    <w:p w14:paraId="1A5C15D9" w14:textId="514CC4BD" w:rsidR="009A6A03" w:rsidRDefault="005E15F6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מקורות</w:t>
      </w:r>
    </w:p>
    <w:p w14:paraId="2FFEE827" w14:textId="77777777" w:rsidR="00D10BED" w:rsidRPr="00D10BED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ChatGPT</w:t>
      </w:r>
    </w:p>
    <w:p w14:paraId="611CF37D" w14:textId="77777777" w:rsidR="00D10BED" w:rsidRPr="00D10BED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GeeksForGeeks</w:t>
      </w:r>
    </w:p>
    <w:p w14:paraId="1FEDEA01" w14:textId="7B405D03" w:rsidR="00D10BED" w:rsidRPr="00054FB2" w:rsidRDefault="00D10BED" w:rsidP="00054FB2">
      <w:pPr>
        <w:numPr>
          <w:ilvl w:val="0"/>
          <w:numId w:val="25"/>
        </w:numPr>
        <w:rPr>
          <w:rFonts w:asciiTheme="minorBidi" w:hAnsiTheme="minorBidi"/>
          <w:sz w:val="24"/>
          <w:szCs w:val="24"/>
          <w:rtl/>
        </w:rPr>
      </w:pPr>
      <w:r w:rsidRPr="00D10BED">
        <w:rPr>
          <w:rFonts w:asciiTheme="minorBidi" w:hAnsiTheme="minorBidi"/>
          <w:sz w:val="24"/>
          <w:szCs w:val="24"/>
        </w:rPr>
        <w:t>Claude</w:t>
      </w:r>
    </w:p>
    <w:sectPr w:rsidR="00D10BED" w:rsidRPr="00054FB2" w:rsidSect="00811FF7">
      <w:headerReference w:type="default" r:id="rId16"/>
      <w:footerReference w:type="default" r:id="rId17"/>
      <w:pgSz w:w="11906" w:h="16838"/>
      <w:pgMar w:top="1440" w:right="1800" w:bottom="1440" w:left="1800" w:header="708" w:footer="144" w:gutter="0"/>
      <w:pgBorders w:offsetFrom="page">
        <w:top w:val="double" w:sz="4" w:space="20" w:color="auto"/>
        <w:left w:val="double" w:sz="4" w:space="20" w:color="auto"/>
        <w:bottom w:val="double" w:sz="4" w:space="20" w:color="auto"/>
        <w:right w:val="double" w:sz="4" w:space="20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CDD4F" w14:textId="77777777" w:rsidR="00913305" w:rsidRDefault="00913305" w:rsidP="00185681">
      <w:pPr>
        <w:spacing w:after="0" w:line="240" w:lineRule="auto"/>
      </w:pPr>
      <w:r>
        <w:separator/>
      </w:r>
    </w:p>
  </w:endnote>
  <w:endnote w:type="continuationSeparator" w:id="0">
    <w:p w14:paraId="08F6098F" w14:textId="77777777" w:rsidR="00913305" w:rsidRDefault="00913305" w:rsidP="00185681">
      <w:pPr>
        <w:spacing w:after="0" w:line="240" w:lineRule="auto"/>
      </w:pPr>
      <w:r>
        <w:continuationSeparator/>
      </w:r>
    </w:p>
  </w:endnote>
  <w:endnote w:type="continuationNotice" w:id="1">
    <w:p w14:paraId="6A2D2CEF" w14:textId="77777777" w:rsidR="00913305" w:rsidRDefault="009133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altName w:val="Cambria"/>
    <w:panose1 w:val="00000000000000000000"/>
    <w:charset w:val="00"/>
    <w:family w:val="roman"/>
    <w:notTrueType/>
    <w:pitch w:val="default"/>
  </w:font>
  <w:font w:name="Bookman Old Styl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1AE97" w14:textId="4330136E" w:rsidR="0000779B" w:rsidRDefault="0000779B">
    <w:pPr>
      <w:pStyle w:val="Footer"/>
      <w:jc w:val="center"/>
      <w:rPr>
        <w:rtl/>
      </w:rPr>
    </w:pPr>
  </w:p>
  <w:p w14:paraId="214E33F3" w14:textId="59521B00" w:rsidR="0000779B" w:rsidRDefault="0000779B">
    <w:pPr>
      <w:pStyle w:val="Footer"/>
      <w:jc w:val="center"/>
      <w:rPr>
        <w:rtl/>
      </w:rPr>
    </w:pPr>
  </w:p>
  <w:p w14:paraId="42E4E897" w14:textId="0976AE18" w:rsidR="00937582" w:rsidRDefault="00937582">
    <w:pPr>
      <w:pStyle w:val="Footer"/>
      <w:jc w:val="center"/>
      <w:rPr>
        <w:rtl/>
      </w:rPr>
    </w:pPr>
  </w:p>
  <w:p w14:paraId="62EE440F" w14:textId="28EB86C4" w:rsidR="00937582" w:rsidRDefault="00937582">
    <w:pPr>
      <w:pStyle w:val="Footer"/>
      <w:jc w:val="center"/>
      <w:rPr>
        <w:rtl/>
      </w:rPr>
    </w:pPr>
  </w:p>
  <w:sdt>
    <w:sdtPr>
      <w:rPr>
        <w:rtl/>
      </w:rPr>
      <w:id w:val="1703124064"/>
      <w:docPartObj>
        <w:docPartGallery w:val="Page Numbers (Bottom of Page)"/>
        <w:docPartUnique/>
      </w:docPartObj>
    </w:sdtPr>
    <w:sdtContent>
      <w:p w14:paraId="16DB0F9D" w14:textId="77777777" w:rsidR="00185681" w:rsidRDefault="00185681">
        <w:pPr>
          <w:pStyle w:val="Footer"/>
          <w:jc w:val="center"/>
          <w:rPr>
            <w:rtl/>
          </w:rPr>
        </w:pPr>
      </w:p>
      <w:p w14:paraId="1CE54B93" w14:textId="57B348BE" w:rsidR="00185681" w:rsidRDefault="00185681" w:rsidP="001856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7E6D0" w14:textId="77777777" w:rsidR="00913305" w:rsidRDefault="00913305" w:rsidP="00185681">
      <w:pPr>
        <w:spacing w:after="0" w:line="240" w:lineRule="auto"/>
      </w:pPr>
      <w:r>
        <w:separator/>
      </w:r>
    </w:p>
  </w:footnote>
  <w:footnote w:type="continuationSeparator" w:id="0">
    <w:p w14:paraId="0A506AFF" w14:textId="77777777" w:rsidR="00913305" w:rsidRDefault="00913305" w:rsidP="00185681">
      <w:pPr>
        <w:spacing w:after="0" w:line="240" w:lineRule="auto"/>
      </w:pPr>
      <w:r>
        <w:continuationSeparator/>
      </w:r>
    </w:p>
  </w:footnote>
  <w:footnote w:type="continuationNotice" w:id="1">
    <w:p w14:paraId="17A6123D" w14:textId="77777777" w:rsidR="00913305" w:rsidRDefault="009133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7AB6C" w14:textId="301C7356" w:rsidR="0085087B" w:rsidRDefault="0085087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0" locked="0" layoutInCell="1" allowOverlap="0" wp14:anchorId="61B4E914" wp14:editId="2D2E4E0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None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D567CF" w14:textId="5A83310C" w:rsidR="0085087B" w:rsidRDefault="00880CD0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final report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1B4E914" id="Rectangle 197" o:spid="_x0000_s1027" style="position:absolute;left:0;text-align:left;margin-left:0;margin-top:0;width:468.5pt;height:21.3pt;z-index: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" o:allowoverlap="f" fillcolor="#404040 [2429]" stroked="f" strokeweight="1.5pt">
              <v:textbox style="mso-fit-shape-to-text:t">
                <w:txbxContent>
                  <w:p w14:paraId="55D567CF" w14:textId="5A83310C" w:rsidR="0085087B" w:rsidRDefault="00880CD0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final report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3C419B">
      <w:t>n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5IjbdB7SzWu2F" int2:id="0W26yvuE">
      <int2:state int2:value="Rejected" int2:type="AugLoop_Text_Critique"/>
    </int2:textHash>
    <int2:textHash int2:hashCode="UXE0CZNVdtY9Bm" int2:id="0jbHggPL">
      <int2:state int2:value="Rejected" int2:type="AugLoop_Text_Critique"/>
    </int2:textHash>
    <int2:textHash int2:hashCode="oXyaqmHoChv3HQ" int2:id="2gXHcDqy">
      <int2:state int2:value="Rejected" int2:type="AugLoop_Text_Critique"/>
    </int2:textHash>
    <int2:textHash int2:hashCode="Q3Sq7iR/sjfObJ" int2:id="94CBIu4F">
      <int2:state int2:value="Rejected" int2:type="AugLoop_Text_Critique"/>
    </int2:textHash>
    <int2:textHash int2:hashCode="zp9EvD00gTO0ci" int2:id="CMvsD6KB">
      <int2:state int2:value="Rejected" int2:type="AugLoop_Text_Critique"/>
    </int2:textHash>
    <int2:textHash int2:hashCode="6p/7brSl8Wf2op" int2:id="FLMggJXX">
      <int2:state int2:value="Rejected" int2:type="AugLoop_Text_Critique"/>
    </int2:textHash>
    <int2:textHash int2:hashCode="jzoHVDmI5Gc9yu" int2:id="fP34pgHM">
      <int2:state int2:value="Rejected" int2:type="AugLoop_Text_Critique"/>
    </int2:textHash>
    <int2:textHash int2:hashCode="0CeN5fbl3ynZyS" int2:id="lvqxswq9">
      <int2:state int2:value="Rejected" int2:type="AugLoop_Text_Critique"/>
    </int2:textHash>
    <int2:textHash int2:hashCode="OZZS5mD8XfICzs" int2:id="mKAGcBYx">
      <int2:state int2:value="Rejected" int2:type="AugLoop_Text_Critique"/>
    </int2:textHash>
    <int2:textHash int2:hashCode="mPVBQ6tOhrKMOv" int2:id="mbN6q9nf">
      <int2:state int2:value="Rejected" int2:type="AugLoop_Text_Critique"/>
    </int2:textHash>
    <int2:textHash int2:hashCode="KaGEtlyrV3aNrH" int2:id="nmXgr476">
      <int2:state int2:value="Rejected" int2:type="AugLoop_Text_Critique"/>
    </int2:textHash>
    <int2:textHash int2:hashCode="cPZ5V9/5hK0uxK" int2:id="tlLstscA">
      <int2:state int2:value="Rejected" int2:type="AugLoop_Text_Critique"/>
    </int2:textHash>
    <int2:textHash int2:hashCode="k3ks6dkh0AyB9Z" int2:id="vQOcDKe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3D3"/>
    <w:multiLevelType w:val="multilevel"/>
    <w:tmpl w:val="A0C8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77D08"/>
    <w:multiLevelType w:val="hybridMultilevel"/>
    <w:tmpl w:val="011E1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95D"/>
    <w:multiLevelType w:val="multilevel"/>
    <w:tmpl w:val="608C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00C30"/>
    <w:multiLevelType w:val="hybridMultilevel"/>
    <w:tmpl w:val="7A20A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164A1"/>
    <w:multiLevelType w:val="hybridMultilevel"/>
    <w:tmpl w:val="A7B41108"/>
    <w:lvl w:ilvl="0" w:tplc="C0922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602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208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BA9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B66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906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4F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3E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64F3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117B90"/>
    <w:multiLevelType w:val="hybridMultilevel"/>
    <w:tmpl w:val="4C6AD98E"/>
    <w:lvl w:ilvl="0" w:tplc="E93AEF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02C"/>
    <w:multiLevelType w:val="hybridMultilevel"/>
    <w:tmpl w:val="E6BE9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94554F"/>
    <w:multiLevelType w:val="hybridMultilevel"/>
    <w:tmpl w:val="77EAEB12"/>
    <w:lvl w:ilvl="0" w:tplc="A61C02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0D062B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90648D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8E0CA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789F9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63EE1E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B1A0A8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344A48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227D9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289BC3"/>
    <w:multiLevelType w:val="hybridMultilevel"/>
    <w:tmpl w:val="BE5E8DF4"/>
    <w:lvl w:ilvl="0" w:tplc="5CD02A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390DE9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2AAD97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E061EC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EE126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AADE6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0A6C31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366BA2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30EB68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115E95"/>
    <w:multiLevelType w:val="hybridMultilevel"/>
    <w:tmpl w:val="034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94946"/>
    <w:multiLevelType w:val="hybridMultilevel"/>
    <w:tmpl w:val="72CE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27EDC"/>
    <w:multiLevelType w:val="hybridMultilevel"/>
    <w:tmpl w:val="D6C02C42"/>
    <w:lvl w:ilvl="0" w:tplc="F572B3E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65999"/>
    <w:multiLevelType w:val="hybridMultilevel"/>
    <w:tmpl w:val="0664A5FA"/>
    <w:lvl w:ilvl="0" w:tplc="09EE33A8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51B89"/>
    <w:multiLevelType w:val="hybridMultilevel"/>
    <w:tmpl w:val="63C605D4"/>
    <w:lvl w:ilvl="0" w:tplc="16B806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64CF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452CB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06A164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43D0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7EAD7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81A9F4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95411C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4854C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F40EA3"/>
    <w:multiLevelType w:val="hybridMultilevel"/>
    <w:tmpl w:val="0CB6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252E3"/>
    <w:multiLevelType w:val="hybridMultilevel"/>
    <w:tmpl w:val="09FEAC18"/>
    <w:lvl w:ilvl="0" w:tplc="84564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8EB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B65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8614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E4E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EC0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E06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54DB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0AC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63555A9"/>
    <w:multiLevelType w:val="hybridMultilevel"/>
    <w:tmpl w:val="3A60DB0C"/>
    <w:lvl w:ilvl="0" w:tplc="C7F20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A650E3"/>
    <w:multiLevelType w:val="hybridMultilevel"/>
    <w:tmpl w:val="F2D45860"/>
    <w:lvl w:ilvl="0" w:tplc="E544EC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F32B82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7EA8A3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DDEF19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284828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AC8556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234106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FCED07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12ED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19E2D6"/>
    <w:multiLevelType w:val="hybridMultilevel"/>
    <w:tmpl w:val="01DCAFF6"/>
    <w:lvl w:ilvl="0" w:tplc="03D2090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4DE533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15A9AD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44850F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970725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2EE479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1A620C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14CD62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5D45D8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0060A7"/>
    <w:multiLevelType w:val="multilevel"/>
    <w:tmpl w:val="408E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335AC"/>
    <w:multiLevelType w:val="hybridMultilevel"/>
    <w:tmpl w:val="153E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55B0F"/>
    <w:multiLevelType w:val="hybridMultilevel"/>
    <w:tmpl w:val="1240A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561BB"/>
    <w:multiLevelType w:val="hybridMultilevel"/>
    <w:tmpl w:val="043E1710"/>
    <w:lvl w:ilvl="0" w:tplc="45F67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909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945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00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2E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01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BC8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F44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51A5917"/>
    <w:multiLevelType w:val="hybridMultilevel"/>
    <w:tmpl w:val="B5C0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FCF9F"/>
    <w:multiLevelType w:val="hybridMultilevel"/>
    <w:tmpl w:val="DFD0F3C4"/>
    <w:lvl w:ilvl="0" w:tplc="37029B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DB610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E0A8ED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0442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11E314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FC3A0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3406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2020B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A4C08A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DB3D42"/>
    <w:multiLevelType w:val="hybridMultilevel"/>
    <w:tmpl w:val="7BD8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C34485"/>
    <w:multiLevelType w:val="hybridMultilevel"/>
    <w:tmpl w:val="86862744"/>
    <w:lvl w:ilvl="0" w:tplc="F02AF996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32348"/>
    <w:multiLevelType w:val="multilevel"/>
    <w:tmpl w:val="6520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F4F"/>
    <w:multiLevelType w:val="hybridMultilevel"/>
    <w:tmpl w:val="F23E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4028">
    <w:abstractNumId w:val="9"/>
  </w:num>
  <w:num w:numId="2" w16cid:durableId="945968468">
    <w:abstractNumId w:val="19"/>
  </w:num>
  <w:num w:numId="3" w16cid:durableId="241184270">
    <w:abstractNumId w:val="2"/>
  </w:num>
  <w:num w:numId="4" w16cid:durableId="1030180711">
    <w:abstractNumId w:val="5"/>
  </w:num>
  <w:num w:numId="5" w16cid:durableId="1670407944">
    <w:abstractNumId w:val="0"/>
  </w:num>
  <w:num w:numId="6" w16cid:durableId="1208949863">
    <w:abstractNumId w:val="27"/>
  </w:num>
  <w:num w:numId="7" w16cid:durableId="1957441966">
    <w:abstractNumId w:val="20"/>
  </w:num>
  <w:num w:numId="8" w16cid:durableId="1179392668">
    <w:abstractNumId w:val="28"/>
  </w:num>
  <w:num w:numId="9" w16cid:durableId="1715426044">
    <w:abstractNumId w:val="23"/>
  </w:num>
  <w:num w:numId="10" w16cid:durableId="1954242356">
    <w:abstractNumId w:val="14"/>
  </w:num>
  <w:num w:numId="11" w16cid:durableId="1092241895">
    <w:abstractNumId w:val="16"/>
  </w:num>
  <w:num w:numId="12" w16cid:durableId="1930692082">
    <w:abstractNumId w:val="24"/>
  </w:num>
  <w:num w:numId="13" w16cid:durableId="1440755202">
    <w:abstractNumId w:val="17"/>
  </w:num>
  <w:num w:numId="14" w16cid:durableId="561255998">
    <w:abstractNumId w:val="13"/>
  </w:num>
  <w:num w:numId="15" w16cid:durableId="974262258">
    <w:abstractNumId w:val="8"/>
  </w:num>
  <w:num w:numId="16" w16cid:durableId="1482962135">
    <w:abstractNumId w:val="7"/>
  </w:num>
  <w:num w:numId="17" w16cid:durableId="1305622029">
    <w:abstractNumId w:val="18"/>
  </w:num>
  <w:num w:numId="18" w16cid:durableId="1402362171">
    <w:abstractNumId w:val="11"/>
  </w:num>
  <w:num w:numId="19" w16cid:durableId="1164903740">
    <w:abstractNumId w:val="1"/>
  </w:num>
  <w:num w:numId="20" w16cid:durableId="36976796">
    <w:abstractNumId w:val="26"/>
  </w:num>
  <w:num w:numId="21" w16cid:durableId="1924994696">
    <w:abstractNumId w:val="12"/>
  </w:num>
  <w:num w:numId="22" w16cid:durableId="1272250476">
    <w:abstractNumId w:val="21"/>
  </w:num>
  <w:num w:numId="23" w16cid:durableId="695471989">
    <w:abstractNumId w:val="4"/>
  </w:num>
  <w:num w:numId="24" w16cid:durableId="1261455223">
    <w:abstractNumId w:val="15"/>
  </w:num>
  <w:num w:numId="25" w16cid:durableId="1286539207">
    <w:abstractNumId w:val="22"/>
  </w:num>
  <w:num w:numId="26" w16cid:durableId="1846898716">
    <w:abstractNumId w:val="10"/>
  </w:num>
  <w:num w:numId="27" w16cid:durableId="565729616">
    <w:abstractNumId w:val="6"/>
  </w:num>
  <w:num w:numId="28" w16cid:durableId="1553688772">
    <w:abstractNumId w:val="3"/>
  </w:num>
  <w:num w:numId="29" w16cid:durableId="167707062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81"/>
    <w:rsid w:val="00000C83"/>
    <w:rsid w:val="000029BC"/>
    <w:rsid w:val="00004183"/>
    <w:rsid w:val="00004CE6"/>
    <w:rsid w:val="0000748A"/>
    <w:rsid w:val="000074F9"/>
    <w:rsid w:val="0000779B"/>
    <w:rsid w:val="000148FF"/>
    <w:rsid w:val="00017FD7"/>
    <w:rsid w:val="00024D7A"/>
    <w:rsid w:val="00027C3C"/>
    <w:rsid w:val="000311DE"/>
    <w:rsid w:val="000313DA"/>
    <w:rsid w:val="00032304"/>
    <w:rsid w:val="00032F8E"/>
    <w:rsid w:val="00034B95"/>
    <w:rsid w:val="00034F94"/>
    <w:rsid w:val="00035CB7"/>
    <w:rsid w:val="00035D54"/>
    <w:rsid w:val="00041E5B"/>
    <w:rsid w:val="00041F99"/>
    <w:rsid w:val="00044842"/>
    <w:rsid w:val="00044D33"/>
    <w:rsid w:val="000462CE"/>
    <w:rsid w:val="000464FC"/>
    <w:rsid w:val="00051C1A"/>
    <w:rsid w:val="000521E6"/>
    <w:rsid w:val="00054FB2"/>
    <w:rsid w:val="00055CF6"/>
    <w:rsid w:val="000565F4"/>
    <w:rsid w:val="00062830"/>
    <w:rsid w:val="00063BBE"/>
    <w:rsid w:val="000641D9"/>
    <w:rsid w:val="00065226"/>
    <w:rsid w:val="00065A89"/>
    <w:rsid w:val="000668E0"/>
    <w:rsid w:val="00067F37"/>
    <w:rsid w:val="000708EA"/>
    <w:rsid w:val="000709D3"/>
    <w:rsid w:val="000711BD"/>
    <w:rsid w:val="00071377"/>
    <w:rsid w:val="00071972"/>
    <w:rsid w:val="00072433"/>
    <w:rsid w:val="00074935"/>
    <w:rsid w:val="00077F5C"/>
    <w:rsid w:val="00080DF5"/>
    <w:rsid w:val="000811F5"/>
    <w:rsid w:val="0008316E"/>
    <w:rsid w:val="00083699"/>
    <w:rsid w:val="00084C67"/>
    <w:rsid w:val="00085856"/>
    <w:rsid w:val="00085D3D"/>
    <w:rsid w:val="000907F0"/>
    <w:rsid w:val="00091DF2"/>
    <w:rsid w:val="00092A75"/>
    <w:rsid w:val="00093906"/>
    <w:rsid w:val="0009475B"/>
    <w:rsid w:val="00095F1D"/>
    <w:rsid w:val="000969A7"/>
    <w:rsid w:val="000A12C2"/>
    <w:rsid w:val="000A4584"/>
    <w:rsid w:val="000A47DA"/>
    <w:rsid w:val="000B20D6"/>
    <w:rsid w:val="000B3C81"/>
    <w:rsid w:val="000B3D47"/>
    <w:rsid w:val="000B3FD0"/>
    <w:rsid w:val="000B49B5"/>
    <w:rsid w:val="000B666F"/>
    <w:rsid w:val="000C3DEA"/>
    <w:rsid w:val="000C5DF9"/>
    <w:rsid w:val="000C6A5B"/>
    <w:rsid w:val="000D1BCE"/>
    <w:rsid w:val="000D33FD"/>
    <w:rsid w:val="000E0A4F"/>
    <w:rsid w:val="000E1934"/>
    <w:rsid w:val="000E1D37"/>
    <w:rsid w:val="000E6903"/>
    <w:rsid w:val="000E7D97"/>
    <w:rsid w:val="000F1ADA"/>
    <w:rsid w:val="000F284B"/>
    <w:rsid w:val="000F3204"/>
    <w:rsid w:val="000F5BFB"/>
    <w:rsid w:val="000F7823"/>
    <w:rsid w:val="001000D7"/>
    <w:rsid w:val="001001FE"/>
    <w:rsid w:val="001018D2"/>
    <w:rsid w:val="001020A1"/>
    <w:rsid w:val="001026B9"/>
    <w:rsid w:val="00102791"/>
    <w:rsid w:val="00102D83"/>
    <w:rsid w:val="00103E29"/>
    <w:rsid w:val="00106000"/>
    <w:rsid w:val="001063D9"/>
    <w:rsid w:val="00111F57"/>
    <w:rsid w:val="00112C37"/>
    <w:rsid w:val="0011340D"/>
    <w:rsid w:val="00113A1F"/>
    <w:rsid w:val="00115B3B"/>
    <w:rsid w:val="00115FE5"/>
    <w:rsid w:val="00116959"/>
    <w:rsid w:val="00116DF1"/>
    <w:rsid w:val="00117E1A"/>
    <w:rsid w:val="00123517"/>
    <w:rsid w:val="0012450F"/>
    <w:rsid w:val="00125885"/>
    <w:rsid w:val="001267D1"/>
    <w:rsid w:val="0012687B"/>
    <w:rsid w:val="00131626"/>
    <w:rsid w:val="00131C5B"/>
    <w:rsid w:val="001342D4"/>
    <w:rsid w:val="001363A8"/>
    <w:rsid w:val="00136646"/>
    <w:rsid w:val="00137432"/>
    <w:rsid w:val="00140934"/>
    <w:rsid w:val="00141D8E"/>
    <w:rsid w:val="00142C66"/>
    <w:rsid w:val="00143C7F"/>
    <w:rsid w:val="001441EE"/>
    <w:rsid w:val="00144BC5"/>
    <w:rsid w:val="001450C4"/>
    <w:rsid w:val="0014542C"/>
    <w:rsid w:val="00146292"/>
    <w:rsid w:val="0015361F"/>
    <w:rsid w:val="0015449B"/>
    <w:rsid w:val="00154FD7"/>
    <w:rsid w:val="00160627"/>
    <w:rsid w:val="00161550"/>
    <w:rsid w:val="00163D3B"/>
    <w:rsid w:val="001675C3"/>
    <w:rsid w:val="00170A77"/>
    <w:rsid w:val="00170ECB"/>
    <w:rsid w:val="00170EFF"/>
    <w:rsid w:val="00171492"/>
    <w:rsid w:val="00171DDB"/>
    <w:rsid w:val="00175939"/>
    <w:rsid w:val="00175C2A"/>
    <w:rsid w:val="001810B2"/>
    <w:rsid w:val="00181DC0"/>
    <w:rsid w:val="001834A8"/>
    <w:rsid w:val="00185681"/>
    <w:rsid w:val="00191BE7"/>
    <w:rsid w:val="001928D7"/>
    <w:rsid w:val="00193698"/>
    <w:rsid w:val="00193D51"/>
    <w:rsid w:val="00194C4F"/>
    <w:rsid w:val="001B017A"/>
    <w:rsid w:val="001B1344"/>
    <w:rsid w:val="001B351B"/>
    <w:rsid w:val="001B4E38"/>
    <w:rsid w:val="001C026D"/>
    <w:rsid w:val="001C0D82"/>
    <w:rsid w:val="001C454A"/>
    <w:rsid w:val="001C5157"/>
    <w:rsid w:val="001C7205"/>
    <w:rsid w:val="001C7FE6"/>
    <w:rsid w:val="001D3F5C"/>
    <w:rsid w:val="001D761A"/>
    <w:rsid w:val="001D7F7A"/>
    <w:rsid w:val="001E1C1D"/>
    <w:rsid w:val="001E203C"/>
    <w:rsid w:val="001E21E0"/>
    <w:rsid w:val="001E4084"/>
    <w:rsid w:val="001E5230"/>
    <w:rsid w:val="001E6478"/>
    <w:rsid w:val="001F26BF"/>
    <w:rsid w:val="001F3CEB"/>
    <w:rsid w:val="001F3E6F"/>
    <w:rsid w:val="001F6E76"/>
    <w:rsid w:val="001F7511"/>
    <w:rsid w:val="00200F9B"/>
    <w:rsid w:val="00204848"/>
    <w:rsid w:val="00204B5A"/>
    <w:rsid w:val="00205262"/>
    <w:rsid w:val="00205370"/>
    <w:rsid w:val="00205E12"/>
    <w:rsid w:val="0021045E"/>
    <w:rsid w:val="00213A75"/>
    <w:rsid w:val="00214869"/>
    <w:rsid w:val="00214BA4"/>
    <w:rsid w:val="00216372"/>
    <w:rsid w:val="002213B6"/>
    <w:rsid w:val="00221D46"/>
    <w:rsid w:val="00223AA4"/>
    <w:rsid w:val="00223D93"/>
    <w:rsid w:val="002248FD"/>
    <w:rsid w:val="0022515D"/>
    <w:rsid w:val="002252F0"/>
    <w:rsid w:val="00225863"/>
    <w:rsid w:val="00226410"/>
    <w:rsid w:val="002264AC"/>
    <w:rsid w:val="002337EC"/>
    <w:rsid w:val="0023382D"/>
    <w:rsid w:val="00233991"/>
    <w:rsid w:val="002356C1"/>
    <w:rsid w:val="0023610B"/>
    <w:rsid w:val="00241E33"/>
    <w:rsid w:val="00244B6C"/>
    <w:rsid w:val="00244EED"/>
    <w:rsid w:val="00245151"/>
    <w:rsid w:val="0024677D"/>
    <w:rsid w:val="002471CC"/>
    <w:rsid w:val="0024766E"/>
    <w:rsid w:val="00251068"/>
    <w:rsid w:val="00252DD8"/>
    <w:rsid w:val="00252F45"/>
    <w:rsid w:val="00253190"/>
    <w:rsid w:val="002532F9"/>
    <w:rsid w:val="0025435A"/>
    <w:rsid w:val="002549CD"/>
    <w:rsid w:val="0025526A"/>
    <w:rsid w:val="002575F0"/>
    <w:rsid w:val="0025785A"/>
    <w:rsid w:val="00257E1A"/>
    <w:rsid w:val="00261851"/>
    <w:rsid w:val="00262F4E"/>
    <w:rsid w:val="0026324E"/>
    <w:rsid w:val="0026454D"/>
    <w:rsid w:val="00267129"/>
    <w:rsid w:val="00271193"/>
    <w:rsid w:val="00271827"/>
    <w:rsid w:val="00272641"/>
    <w:rsid w:val="002728DB"/>
    <w:rsid w:val="00273A15"/>
    <w:rsid w:val="00274B04"/>
    <w:rsid w:val="0028055B"/>
    <w:rsid w:val="002809F2"/>
    <w:rsid w:val="002840AB"/>
    <w:rsid w:val="002841E1"/>
    <w:rsid w:val="00293160"/>
    <w:rsid w:val="00293699"/>
    <w:rsid w:val="00294339"/>
    <w:rsid w:val="00295BC2"/>
    <w:rsid w:val="00295DA9"/>
    <w:rsid w:val="002A0053"/>
    <w:rsid w:val="002A1AF8"/>
    <w:rsid w:val="002A2010"/>
    <w:rsid w:val="002A5DFA"/>
    <w:rsid w:val="002A6912"/>
    <w:rsid w:val="002A6C22"/>
    <w:rsid w:val="002B01F8"/>
    <w:rsid w:val="002B0701"/>
    <w:rsid w:val="002B0AC9"/>
    <w:rsid w:val="002B1DB8"/>
    <w:rsid w:val="002B2532"/>
    <w:rsid w:val="002B32E0"/>
    <w:rsid w:val="002B6B73"/>
    <w:rsid w:val="002B6E68"/>
    <w:rsid w:val="002C0EE1"/>
    <w:rsid w:val="002C1CF3"/>
    <w:rsid w:val="002C2E57"/>
    <w:rsid w:val="002D167D"/>
    <w:rsid w:val="002D21D5"/>
    <w:rsid w:val="002E1E07"/>
    <w:rsid w:val="002E6A6C"/>
    <w:rsid w:val="002E6EC0"/>
    <w:rsid w:val="002F0CD5"/>
    <w:rsid w:val="002F3636"/>
    <w:rsid w:val="002F551A"/>
    <w:rsid w:val="002F57B8"/>
    <w:rsid w:val="002F779B"/>
    <w:rsid w:val="00303CBC"/>
    <w:rsid w:val="00304896"/>
    <w:rsid w:val="0031019F"/>
    <w:rsid w:val="00310D43"/>
    <w:rsid w:val="00311765"/>
    <w:rsid w:val="00313EBD"/>
    <w:rsid w:val="00320FCD"/>
    <w:rsid w:val="00322EEA"/>
    <w:rsid w:val="003273A0"/>
    <w:rsid w:val="00332EBC"/>
    <w:rsid w:val="0033366E"/>
    <w:rsid w:val="0033379D"/>
    <w:rsid w:val="00333D18"/>
    <w:rsid w:val="00336019"/>
    <w:rsid w:val="00340777"/>
    <w:rsid w:val="00342189"/>
    <w:rsid w:val="003438AC"/>
    <w:rsid w:val="00344AC3"/>
    <w:rsid w:val="00344CAB"/>
    <w:rsid w:val="003465A3"/>
    <w:rsid w:val="00346EB9"/>
    <w:rsid w:val="00347F47"/>
    <w:rsid w:val="00354624"/>
    <w:rsid w:val="00356F00"/>
    <w:rsid w:val="00357442"/>
    <w:rsid w:val="0035781E"/>
    <w:rsid w:val="00360558"/>
    <w:rsid w:val="00360709"/>
    <w:rsid w:val="00360E6C"/>
    <w:rsid w:val="0036270C"/>
    <w:rsid w:val="00362E59"/>
    <w:rsid w:val="0036543E"/>
    <w:rsid w:val="00365B71"/>
    <w:rsid w:val="00365E03"/>
    <w:rsid w:val="00367022"/>
    <w:rsid w:val="00367C84"/>
    <w:rsid w:val="00370403"/>
    <w:rsid w:val="00375EB8"/>
    <w:rsid w:val="003771D2"/>
    <w:rsid w:val="003776DD"/>
    <w:rsid w:val="0038067B"/>
    <w:rsid w:val="003830C6"/>
    <w:rsid w:val="003844BE"/>
    <w:rsid w:val="003868B0"/>
    <w:rsid w:val="00386E2F"/>
    <w:rsid w:val="00392199"/>
    <w:rsid w:val="00392CC0"/>
    <w:rsid w:val="00397823"/>
    <w:rsid w:val="00397994"/>
    <w:rsid w:val="003A2045"/>
    <w:rsid w:val="003A54BE"/>
    <w:rsid w:val="003A5C39"/>
    <w:rsid w:val="003A630A"/>
    <w:rsid w:val="003B15B9"/>
    <w:rsid w:val="003B283B"/>
    <w:rsid w:val="003B3047"/>
    <w:rsid w:val="003B3467"/>
    <w:rsid w:val="003B49C5"/>
    <w:rsid w:val="003B4FE7"/>
    <w:rsid w:val="003B6B45"/>
    <w:rsid w:val="003B77A7"/>
    <w:rsid w:val="003B7B61"/>
    <w:rsid w:val="003C15C4"/>
    <w:rsid w:val="003C2053"/>
    <w:rsid w:val="003C419B"/>
    <w:rsid w:val="003C5902"/>
    <w:rsid w:val="003C613D"/>
    <w:rsid w:val="003D4BA9"/>
    <w:rsid w:val="003D522F"/>
    <w:rsid w:val="003E7E48"/>
    <w:rsid w:val="003F007C"/>
    <w:rsid w:val="003F2DEE"/>
    <w:rsid w:val="003F5ECA"/>
    <w:rsid w:val="003F7DC9"/>
    <w:rsid w:val="00401348"/>
    <w:rsid w:val="00402AE5"/>
    <w:rsid w:val="00403F05"/>
    <w:rsid w:val="00404B40"/>
    <w:rsid w:val="00406552"/>
    <w:rsid w:val="00406869"/>
    <w:rsid w:val="0041384C"/>
    <w:rsid w:val="00413E56"/>
    <w:rsid w:val="004143DA"/>
    <w:rsid w:val="004144AB"/>
    <w:rsid w:val="00417DBB"/>
    <w:rsid w:val="00420439"/>
    <w:rsid w:val="0042084A"/>
    <w:rsid w:val="00427470"/>
    <w:rsid w:val="004279E3"/>
    <w:rsid w:val="00435857"/>
    <w:rsid w:val="00436015"/>
    <w:rsid w:val="00442802"/>
    <w:rsid w:val="004430D1"/>
    <w:rsid w:val="00443ABA"/>
    <w:rsid w:val="00444ACB"/>
    <w:rsid w:val="00446436"/>
    <w:rsid w:val="004466D9"/>
    <w:rsid w:val="00453852"/>
    <w:rsid w:val="0045514D"/>
    <w:rsid w:val="00455BD8"/>
    <w:rsid w:val="00455EEC"/>
    <w:rsid w:val="00460813"/>
    <w:rsid w:val="00460EB5"/>
    <w:rsid w:val="00461747"/>
    <w:rsid w:val="00462CCE"/>
    <w:rsid w:val="0046314E"/>
    <w:rsid w:val="0046614F"/>
    <w:rsid w:val="00470266"/>
    <w:rsid w:val="00472A70"/>
    <w:rsid w:val="00472D67"/>
    <w:rsid w:val="004748A7"/>
    <w:rsid w:val="004767EC"/>
    <w:rsid w:val="0048235C"/>
    <w:rsid w:val="00482564"/>
    <w:rsid w:val="00482837"/>
    <w:rsid w:val="004848EF"/>
    <w:rsid w:val="0048511B"/>
    <w:rsid w:val="004876B8"/>
    <w:rsid w:val="00492CD7"/>
    <w:rsid w:val="00493A0D"/>
    <w:rsid w:val="00495FB8"/>
    <w:rsid w:val="004A254F"/>
    <w:rsid w:val="004A2F64"/>
    <w:rsid w:val="004A363D"/>
    <w:rsid w:val="004A6C28"/>
    <w:rsid w:val="004B1756"/>
    <w:rsid w:val="004B4B7F"/>
    <w:rsid w:val="004B57E7"/>
    <w:rsid w:val="004B6399"/>
    <w:rsid w:val="004B64FD"/>
    <w:rsid w:val="004C2889"/>
    <w:rsid w:val="004C3585"/>
    <w:rsid w:val="004C596E"/>
    <w:rsid w:val="004D0ADA"/>
    <w:rsid w:val="004D2008"/>
    <w:rsid w:val="004D2223"/>
    <w:rsid w:val="004D409B"/>
    <w:rsid w:val="004D45D9"/>
    <w:rsid w:val="004D6A16"/>
    <w:rsid w:val="004D6EEE"/>
    <w:rsid w:val="004E44EA"/>
    <w:rsid w:val="004E79C7"/>
    <w:rsid w:val="004F1000"/>
    <w:rsid w:val="004F11A5"/>
    <w:rsid w:val="004F50E9"/>
    <w:rsid w:val="004F5999"/>
    <w:rsid w:val="004F710F"/>
    <w:rsid w:val="005015F6"/>
    <w:rsid w:val="00502D57"/>
    <w:rsid w:val="00503116"/>
    <w:rsid w:val="0050382C"/>
    <w:rsid w:val="00506738"/>
    <w:rsid w:val="00507F2E"/>
    <w:rsid w:val="005128BF"/>
    <w:rsid w:val="00517D24"/>
    <w:rsid w:val="0052177D"/>
    <w:rsid w:val="005301EC"/>
    <w:rsid w:val="00532D7C"/>
    <w:rsid w:val="00533669"/>
    <w:rsid w:val="0053702E"/>
    <w:rsid w:val="005412D6"/>
    <w:rsid w:val="005417E8"/>
    <w:rsid w:val="00542EED"/>
    <w:rsid w:val="00546E0A"/>
    <w:rsid w:val="00546E72"/>
    <w:rsid w:val="00547711"/>
    <w:rsid w:val="00547908"/>
    <w:rsid w:val="0055118D"/>
    <w:rsid w:val="00557DC1"/>
    <w:rsid w:val="005666E2"/>
    <w:rsid w:val="00567B38"/>
    <w:rsid w:val="00567D85"/>
    <w:rsid w:val="00570157"/>
    <w:rsid w:val="00573636"/>
    <w:rsid w:val="00580ACB"/>
    <w:rsid w:val="005810BF"/>
    <w:rsid w:val="005828C0"/>
    <w:rsid w:val="00585CB1"/>
    <w:rsid w:val="00590E77"/>
    <w:rsid w:val="00591184"/>
    <w:rsid w:val="00591C85"/>
    <w:rsid w:val="00592FFD"/>
    <w:rsid w:val="00593D52"/>
    <w:rsid w:val="00593FD7"/>
    <w:rsid w:val="00594432"/>
    <w:rsid w:val="00594C4A"/>
    <w:rsid w:val="0059582D"/>
    <w:rsid w:val="00595F28"/>
    <w:rsid w:val="005A32AA"/>
    <w:rsid w:val="005A5773"/>
    <w:rsid w:val="005A57A6"/>
    <w:rsid w:val="005A7439"/>
    <w:rsid w:val="005A79E3"/>
    <w:rsid w:val="005B145F"/>
    <w:rsid w:val="005B7A7F"/>
    <w:rsid w:val="005B7E53"/>
    <w:rsid w:val="005C3E9A"/>
    <w:rsid w:val="005C608A"/>
    <w:rsid w:val="005C7850"/>
    <w:rsid w:val="005D00F0"/>
    <w:rsid w:val="005D1166"/>
    <w:rsid w:val="005D2715"/>
    <w:rsid w:val="005D47B6"/>
    <w:rsid w:val="005D5001"/>
    <w:rsid w:val="005D5851"/>
    <w:rsid w:val="005E0186"/>
    <w:rsid w:val="005E15F6"/>
    <w:rsid w:val="005E26D6"/>
    <w:rsid w:val="005E49B2"/>
    <w:rsid w:val="005E7E96"/>
    <w:rsid w:val="005F3470"/>
    <w:rsid w:val="005F36C8"/>
    <w:rsid w:val="005F425A"/>
    <w:rsid w:val="005F58EB"/>
    <w:rsid w:val="005F6D9F"/>
    <w:rsid w:val="00600408"/>
    <w:rsid w:val="00600969"/>
    <w:rsid w:val="0060356F"/>
    <w:rsid w:val="00603974"/>
    <w:rsid w:val="00604502"/>
    <w:rsid w:val="006130D3"/>
    <w:rsid w:val="006164AB"/>
    <w:rsid w:val="00620166"/>
    <w:rsid w:val="006223E4"/>
    <w:rsid w:val="00623536"/>
    <w:rsid w:val="006254A4"/>
    <w:rsid w:val="00626F7B"/>
    <w:rsid w:val="0062722A"/>
    <w:rsid w:val="006324CA"/>
    <w:rsid w:val="00634518"/>
    <w:rsid w:val="00637092"/>
    <w:rsid w:val="006404B0"/>
    <w:rsid w:val="00640950"/>
    <w:rsid w:val="00650577"/>
    <w:rsid w:val="00652130"/>
    <w:rsid w:val="00652D3A"/>
    <w:rsid w:val="00654A2A"/>
    <w:rsid w:val="006573F8"/>
    <w:rsid w:val="0066015F"/>
    <w:rsid w:val="00665E6F"/>
    <w:rsid w:val="00666CAC"/>
    <w:rsid w:val="006732D1"/>
    <w:rsid w:val="006752F3"/>
    <w:rsid w:val="00675DE1"/>
    <w:rsid w:val="0067670D"/>
    <w:rsid w:val="0067678D"/>
    <w:rsid w:val="00677C3A"/>
    <w:rsid w:val="006819B0"/>
    <w:rsid w:val="00684D07"/>
    <w:rsid w:val="006856F6"/>
    <w:rsid w:val="006879DA"/>
    <w:rsid w:val="006908D7"/>
    <w:rsid w:val="00691327"/>
    <w:rsid w:val="006922B8"/>
    <w:rsid w:val="00695767"/>
    <w:rsid w:val="006A1716"/>
    <w:rsid w:val="006A3466"/>
    <w:rsid w:val="006A3797"/>
    <w:rsid w:val="006A424B"/>
    <w:rsid w:val="006A44A5"/>
    <w:rsid w:val="006A6D1F"/>
    <w:rsid w:val="006A7449"/>
    <w:rsid w:val="006B13BD"/>
    <w:rsid w:val="006B1689"/>
    <w:rsid w:val="006B29A1"/>
    <w:rsid w:val="006B434E"/>
    <w:rsid w:val="006B4B92"/>
    <w:rsid w:val="006B541C"/>
    <w:rsid w:val="006B6649"/>
    <w:rsid w:val="006C0AF0"/>
    <w:rsid w:val="006C1082"/>
    <w:rsid w:val="006C4E0D"/>
    <w:rsid w:val="006D05AD"/>
    <w:rsid w:val="006D064B"/>
    <w:rsid w:val="006E18DD"/>
    <w:rsid w:val="006E2313"/>
    <w:rsid w:val="006E56AC"/>
    <w:rsid w:val="006E7CB2"/>
    <w:rsid w:val="006F1250"/>
    <w:rsid w:val="006F21D7"/>
    <w:rsid w:val="006F3208"/>
    <w:rsid w:val="006F3AF4"/>
    <w:rsid w:val="006F55A7"/>
    <w:rsid w:val="006F683C"/>
    <w:rsid w:val="00700A5A"/>
    <w:rsid w:val="00701A2D"/>
    <w:rsid w:val="0070238C"/>
    <w:rsid w:val="00702698"/>
    <w:rsid w:val="00702DE1"/>
    <w:rsid w:val="00703489"/>
    <w:rsid w:val="00704A59"/>
    <w:rsid w:val="00704B4F"/>
    <w:rsid w:val="00710734"/>
    <w:rsid w:val="00711B8C"/>
    <w:rsid w:val="00712435"/>
    <w:rsid w:val="007145E0"/>
    <w:rsid w:val="00715521"/>
    <w:rsid w:val="007160B5"/>
    <w:rsid w:val="00716480"/>
    <w:rsid w:val="00716932"/>
    <w:rsid w:val="0071716B"/>
    <w:rsid w:val="0071782B"/>
    <w:rsid w:val="007203D7"/>
    <w:rsid w:val="00721E65"/>
    <w:rsid w:val="00722252"/>
    <w:rsid w:val="00724E8A"/>
    <w:rsid w:val="00726A8C"/>
    <w:rsid w:val="00726BE5"/>
    <w:rsid w:val="007303DA"/>
    <w:rsid w:val="00730B2B"/>
    <w:rsid w:val="00732F7D"/>
    <w:rsid w:val="0073321A"/>
    <w:rsid w:val="00734445"/>
    <w:rsid w:val="00734FF7"/>
    <w:rsid w:val="007352CE"/>
    <w:rsid w:val="00736514"/>
    <w:rsid w:val="00736E19"/>
    <w:rsid w:val="00737560"/>
    <w:rsid w:val="00740070"/>
    <w:rsid w:val="007404A1"/>
    <w:rsid w:val="00746F53"/>
    <w:rsid w:val="00751CA2"/>
    <w:rsid w:val="00752411"/>
    <w:rsid w:val="00753687"/>
    <w:rsid w:val="0075372D"/>
    <w:rsid w:val="00753916"/>
    <w:rsid w:val="00754581"/>
    <w:rsid w:val="00756386"/>
    <w:rsid w:val="00756954"/>
    <w:rsid w:val="00756A4B"/>
    <w:rsid w:val="007572AA"/>
    <w:rsid w:val="007616F1"/>
    <w:rsid w:val="0076226F"/>
    <w:rsid w:val="00763B4D"/>
    <w:rsid w:val="007642D0"/>
    <w:rsid w:val="00764D38"/>
    <w:rsid w:val="00764E91"/>
    <w:rsid w:val="00765414"/>
    <w:rsid w:val="007668A3"/>
    <w:rsid w:val="0077043C"/>
    <w:rsid w:val="0077355E"/>
    <w:rsid w:val="00773D3F"/>
    <w:rsid w:val="00781E9B"/>
    <w:rsid w:val="007840EE"/>
    <w:rsid w:val="00785835"/>
    <w:rsid w:val="00790D24"/>
    <w:rsid w:val="007939D8"/>
    <w:rsid w:val="007972A4"/>
    <w:rsid w:val="007A35D7"/>
    <w:rsid w:val="007A4956"/>
    <w:rsid w:val="007A4966"/>
    <w:rsid w:val="007A7096"/>
    <w:rsid w:val="007A76E7"/>
    <w:rsid w:val="007B0CAA"/>
    <w:rsid w:val="007B2EE6"/>
    <w:rsid w:val="007B31D6"/>
    <w:rsid w:val="007B44DB"/>
    <w:rsid w:val="007B4708"/>
    <w:rsid w:val="007B707A"/>
    <w:rsid w:val="007C0251"/>
    <w:rsid w:val="007C131F"/>
    <w:rsid w:val="007D0B3B"/>
    <w:rsid w:val="007D13EE"/>
    <w:rsid w:val="007D1CE3"/>
    <w:rsid w:val="007D3798"/>
    <w:rsid w:val="007D4229"/>
    <w:rsid w:val="007D52E6"/>
    <w:rsid w:val="007D6F7A"/>
    <w:rsid w:val="007E0A6D"/>
    <w:rsid w:val="007E378C"/>
    <w:rsid w:val="007E3A60"/>
    <w:rsid w:val="007E3B58"/>
    <w:rsid w:val="007E505E"/>
    <w:rsid w:val="007E5719"/>
    <w:rsid w:val="007E5C3F"/>
    <w:rsid w:val="007E7703"/>
    <w:rsid w:val="007F1573"/>
    <w:rsid w:val="007F15CB"/>
    <w:rsid w:val="007F1ACC"/>
    <w:rsid w:val="007F3115"/>
    <w:rsid w:val="00801680"/>
    <w:rsid w:val="008017D6"/>
    <w:rsid w:val="0080296F"/>
    <w:rsid w:val="00802B6F"/>
    <w:rsid w:val="00804B78"/>
    <w:rsid w:val="008058BB"/>
    <w:rsid w:val="008060C6"/>
    <w:rsid w:val="00807BDC"/>
    <w:rsid w:val="00811FF7"/>
    <w:rsid w:val="008125D4"/>
    <w:rsid w:val="0081473E"/>
    <w:rsid w:val="00816584"/>
    <w:rsid w:val="008229D2"/>
    <w:rsid w:val="00823687"/>
    <w:rsid w:val="00824DE0"/>
    <w:rsid w:val="00825FCF"/>
    <w:rsid w:val="00836B85"/>
    <w:rsid w:val="00840003"/>
    <w:rsid w:val="0084284F"/>
    <w:rsid w:val="008440ED"/>
    <w:rsid w:val="0085087B"/>
    <w:rsid w:val="0085130C"/>
    <w:rsid w:val="00852D09"/>
    <w:rsid w:val="00854849"/>
    <w:rsid w:val="00857479"/>
    <w:rsid w:val="00864BAE"/>
    <w:rsid w:val="00870B90"/>
    <w:rsid w:val="0087319E"/>
    <w:rsid w:val="00874960"/>
    <w:rsid w:val="00874E78"/>
    <w:rsid w:val="008809E2"/>
    <w:rsid w:val="00880CD0"/>
    <w:rsid w:val="0088237C"/>
    <w:rsid w:val="00887102"/>
    <w:rsid w:val="008904D5"/>
    <w:rsid w:val="008923E0"/>
    <w:rsid w:val="008934DA"/>
    <w:rsid w:val="008936E2"/>
    <w:rsid w:val="00893F58"/>
    <w:rsid w:val="00896D94"/>
    <w:rsid w:val="008974F7"/>
    <w:rsid w:val="00897DCD"/>
    <w:rsid w:val="008A2391"/>
    <w:rsid w:val="008A375C"/>
    <w:rsid w:val="008A4A7E"/>
    <w:rsid w:val="008A535B"/>
    <w:rsid w:val="008A7970"/>
    <w:rsid w:val="008B0A74"/>
    <w:rsid w:val="008B0CFD"/>
    <w:rsid w:val="008B4C9F"/>
    <w:rsid w:val="008B4F86"/>
    <w:rsid w:val="008B59A0"/>
    <w:rsid w:val="008B6150"/>
    <w:rsid w:val="008B6ACA"/>
    <w:rsid w:val="008B7217"/>
    <w:rsid w:val="008C0C83"/>
    <w:rsid w:val="008C16C2"/>
    <w:rsid w:val="008C1F01"/>
    <w:rsid w:val="008C41E3"/>
    <w:rsid w:val="008C5FDA"/>
    <w:rsid w:val="008D572F"/>
    <w:rsid w:val="008E22C3"/>
    <w:rsid w:val="008E2BA3"/>
    <w:rsid w:val="008E3228"/>
    <w:rsid w:val="008E3EC2"/>
    <w:rsid w:val="008E4C1D"/>
    <w:rsid w:val="008F08C2"/>
    <w:rsid w:val="008F13D8"/>
    <w:rsid w:val="008F185C"/>
    <w:rsid w:val="008F20BD"/>
    <w:rsid w:val="008F358C"/>
    <w:rsid w:val="008F7CBD"/>
    <w:rsid w:val="00901484"/>
    <w:rsid w:val="00903D28"/>
    <w:rsid w:val="0090494B"/>
    <w:rsid w:val="00906343"/>
    <w:rsid w:val="00913305"/>
    <w:rsid w:val="00913793"/>
    <w:rsid w:val="00914165"/>
    <w:rsid w:val="00922DBB"/>
    <w:rsid w:val="00923EE2"/>
    <w:rsid w:val="009262E6"/>
    <w:rsid w:val="00927567"/>
    <w:rsid w:val="00932BB3"/>
    <w:rsid w:val="00933871"/>
    <w:rsid w:val="00937582"/>
    <w:rsid w:val="00941223"/>
    <w:rsid w:val="00941A9B"/>
    <w:rsid w:val="00945D8C"/>
    <w:rsid w:val="009505F7"/>
    <w:rsid w:val="00950FF5"/>
    <w:rsid w:val="009527D9"/>
    <w:rsid w:val="00953686"/>
    <w:rsid w:val="00955389"/>
    <w:rsid w:val="00956B20"/>
    <w:rsid w:val="00956BE9"/>
    <w:rsid w:val="00963767"/>
    <w:rsid w:val="00963BF4"/>
    <w:rsid w:val="009646B2"/>
    <w:rsid w:val="00964F65"/>
    <w:rsid w:val="009731A6"/>
    <w:rsid w:val="0097384F"/>
    <w:rsid w:val="00973C0B"/>
    <w:rsid w:val="00973C86"/>
    <w:rsid w:val="009742A4"/>
    <w:rsid w:val="00974A8C"/>
    <w:rsid w:val="00977FF8"/>
    <w:rsid w:val="00984849"/>
    <w:rsid w:val="00987658"/>
    <w:rsid w:val="00991926"/>
    <w:rsid w:val="009936D8"/>
    <w:rsid w:val="009947D8"/>
    <w:rsid w:val="00994B02"/>
    <w:rsid w:val="009A1084"/>
    <w:rsid w:val="009A2B84"/>
    <w:rsid w:val="009A30FF"/>
    <w:rsid w:val="009A6636"/>
    <w:rsid w:val="009A6A03"/>
    <w:rsid w:val="009A71D2"/>
    <w:rsid w:val="009A755F"/>
    <w:rsid w:val="009A7A0B"/>
    <w:rsid w:val="009B3E66"/>
    <w:rsid w:val="009B52CE"/>
    <w:rsid w:val="009B618D"/>
    <w:rsid w:val="009B634B"/>
    <w:rsid w:val="009C04DC"/>
    <w:rsid w:val="009C40FF"/>
    <w:rsid w:val="009C544E"/>
    <w:rsid w:val="009D0B62"/>
    <w:rsid w:val="009E0B31"/>
    <w:rsid w:val="009E146C"/>
    <w:rsid w:val="009E2AE3"/>
    <w:rsid w:val="009E311D"/>
    <w:rsid w:val="009E3481"/>
    <w:rsid w:val="009E3E3E"/>
    <w:rsid w:val="009E461B"/>
    <w:rsid w:val="009E4BB8"/>
    <w:rsid w:val="009E5233"/>
    <w:rsid w:val="009E5A55"/>
    <w:rsid w:val="009E61DC"/>
    <w:rsid w:val="009E657E"/>
    <w:rsid w:val="009E66EA"/>
    <w:rsid w:val="009E689D"/>
    <w:rsid w:val="009F1635"/>
    <w:rsid w:val="009F33F5"/>
    <w:rsid w:val="009F35EC"/>
    <w:rsid w:val="009F575D"/>
    <w:rsid w:val="009F5A68"/>
    <w:rsid w:val="00A02D9D"/>
    <w:rsid w:val="00A02FF3"/>
    <w:rsid w:val="00A039C3"/>
    <w:rsid w:val="00A043BE"/>
    <w:rsid w:val="00A050AB"/>
    <w:rsid w:val="00A053EC"/>
    <w:rsid w:val="00A06A79"/>
    <w:rsid w:val="00A07558"/>
    <w:rsid w:val="00A075D4"/>
    <w:rsid w:val="00A10FD6"/>
    <w:rsid w:val="00A1105C"/>
    <w:rsid w:val="00A11761"/>
    <w:rsid w:val="00A1304F"/>
    <w:rsid w:val="00A133E2"/>
    <w:rsid w:val="00A138E6"/>
    <w:rsid w:val="00A1433F"/>
    <w:rsid w:val="00A171E3"/>
    <w:rsid w:val="00A2327A"/>
    <w:rsid w:val="00A244CA"/>
    <w:rsid w:val="00A244EE"/>
    <w:rsid w:val="00A26F58"/>
    <w:rsid w:val="00A2746A"/>
    <w:rsid w:val="00A27BFC"/>
    <w:rsid w:val="00A30159"/>
    <w:rsid w:val="00A32B0F"/>
    <w:rsid w:val="00A37F86"/>
    <w:rsid w:val="00A4771F"/>
    <w:rsid w:val="00A513CB"/>
    <w:rsid w:val="00A540FD"/>
    <w:rsid w:val="00A579C9"/>
    <w:rsid w:val="00A61EBA"/>
    <w:rsid w:val="00A63451"/>
    <w:rsid w:val="00A64242"/>
    <w:rsid w:val="00A72B9B"/>
    <w:rsid w:val="00A73BAE"/>
    <w:rsid w:val="00A74F44"/>
    <w:rsid w:val="00A82531"/>
    <w:rsid w:val="00A846D8"/>
    <w:rsid w:val="00A85A33"/>
    <w:rsid w:val="00A87024"/>
    <w:rsid w:val="00A870CD"/>
    <w:rsid w:val="00A87166"/>
    <w:rsid w:val="00A920B0"/>
    <w:rsid w:val="00A9581B"/>
    <w:rsid w:val="00AA0B09"/>
    <w:rsid w:val="00AA1563"/>
    <w:rsid w:val="00AA3B7A"/>
    <w:rsid w:val="00AA4750"/>
    <w:rsid w:val="00AB007E"/>
    <w:rsid w:val="00AB15CF"/>
    <w:rsid w:val="00AB2373"/>
    <w:rsid w:val="00AB2BE5"/>
    <w:rsid w:val="00AB5EA9"/>
    <w:rsid w:val="00AB74EA"/>
    <w:rsid w:val="00AB75E2"/>
    <w:rsid w:val="00AC22A7"/>
    <w:rsid w:val="00AC2CE3"/>
    <w:rsid w:val="00AC2F9D"/>
    <w:rsid w:val="00AC3159"/>
    <w:rsid w:val="00AC3AA4"/>
    <w:rsid w:val="00AC57D2"/>
    <w:rsid w:val="00AC5DAA"/>
    <w:rsid w:val="00AC7C28"/>
    <w:rsid w:val="00AD02DC"/>
    <w:rsid w:val="00AD115F"/>
    <w:rsid w:val="00AD3056"/>
    <w:rsid w:val="00AD42A7"/>
    <w:rsid w:val="00AD58E7"/>
    <w:rsid w:val="00AE197C"/>
    <w:rsid w:val="00AE1DCE"/>
    <w:rsid w:val="00AE57E2"/>
    <w:rsid w:val="00AE57FA"/>
    <w:rsid w:val="00AF4D98"/>
    <w:rsid w:val="00AF69C3"/>
    <w:rsid w:val="00AF7B65"/>
    <w:rsid w:val="00B00DBD"/>
    <w:rsid w:val="00B01DB2"/>
    <w:rsid w:val="00B01EF0"/>
    <w:rsid w:val="00B020B6"/>
    <w:rsid w:val="00B03461"/>
    <w:rsid w:val="00B03B89"/>
    <w:rsid w:val="00B06736"/>
    <w:rsid w:val="00B067BE"/>
    <w:rsid w:val="00B07A45"/>
    <w:rsid w:val="00B13AE9"/>
    <w:rsid w:val="00B20E1D"/>
    <w:rsid w:val="00B21200"/>
    <w:rsid w:val="00B22D26"/>
    <w:rsid w:val="00B23356"/>
    <w:rsid w:val="00B26110"/>
    <w:rsid w:val="00B26B1F"/>
    <w:rsid w:val="00B27495"/>
    <w:rsid w:val="00B27A93"/>
    <w:rsid w:val="00B27E09"/>
    <w:rsid w:val="00B34779"/>
    <w:rsid w:val="00B34AB7"/>
    <w:rsid w:val="00B370B8"/>
    <w:rsid w:val="00B401BE"/>
    <w:rsid w:val="00B4088D"/>
    <w:rsid w:val="00B42B3D"/>
    <w:rsid w:val="00B437FE"/>
    <w:rsid w:val="00B4392C"/>
    <w:rsid w:val="00B45637"/>
    <w:rsid w:val="00B45727"/>
    <w:rsid w:val="00B4750D"/>
    <w:rsid w:val="00B532EE"/>
    <w:rsid w:val="00B537E7"/>
    <w:rsid w:val="00B54949"/>
    <w:rsid w:val="00B55540"/>
    <w:rsid w:val="00B561EE"/>
    <w:rsid w:val="00B6260E"/>
    <w:rsid w:val="00B6271F"/>
    <w:rsid w:val="00B62A2A"/>
    <w:rsid w:val="00B650AE"/>
    <w:rsid w:val="00B65700"/>
    <w:rsid w:val="00B660D8"/>
    <w:rsid w:val="00B707FB"/>
    <w:rsid w:val="00B73F9A"/>
    <w:rsid w:val="00B75CAB"/>
    <w:rsid w:val="00B75CDC"/>
    <w:rsid w:val="00B7665F"/>
    <w:rsid w:val="00B80E4A"/>
    <w:rsid w:val="00B8188A"/>
    <w:rsid w:val="00B82278"/>
    <w:rsid w:val="00B837C7"/>
    <w:rsid w:val="00B860A9"/>
    <w:rsid w:val="00B87C26"/>
    <w:rsid w:val="00B87DBE"/>
    <w:rsid w:val="00B90A24"/>
    <w:rsid w:val="00B91AF4"/>
    <w:rsid w:val="00B968D3"/>
    <w:rsid w:val="00B96ED0"/>
    <w:rsid w:val="00BA2881"/>
    <w:rsid w:val="00BA2FB7"/>
    <w:rsid w:val="00BA3A1E"/>
    <w:rsid w:val="00BA4A24"/>
    <w:rsid w:val="00BA4B25"/>
    <w:rsid w:val="00BA5C14"/>
    <w:rsid w:val="00BB2133"/>
    <w:rsid w:val="00BB4837"/>
    <w:rsid w:val="00BB57C2"/>
    <w:rsid w:val="00BB5E4C"/>
    <w:rsid w:val="00BC07CB"/>
    <w:rsid w:val="00BC1F45"/>
    <w:rsid w:val="00BC1F5E"/>
    <w:rsid w:val="00BC294A"/>
    <w:rsid w:val="00BC2B99"/>
    <w:rsid w:val="00BD03AD"/>
    <w:rsid w:val="00BD32B7"/>
    <w:rsid w:val="00BD6B1C"/>
    <w:rsid w:val="00BD759F"/>
    <w:rsid w:val="00BE20B0"/>
    <w:rsid w:val="00BE4FBE"/>
    <w:rsid w:val="00BE51D1"/>
    <w:rsid w:val="00BE744C"/>
    <w:rsid w:val="00BF0B47"/>
    <w:rsid w:val="00BF3550"/>
    <w:rsid w:val="00BF3749"/>
    <w:rsid w:val="00BF4164"/>
    <w:rsid w:val="00BF50FA"/>
    <w:rsid w:val="00BF5553"/>
    <w:rsid w:val="00BF6D1D"/>
    <w:rsid w:val="00BF7041"/>
    <w:rsid w:val="00BF71E2"/>
    <w:rsid w:val="00C015AD"/>
    <w:rsid w:val="00C03548"/>
    <w:rsid w:val="00C1023E"/>
    <w:rsid w:val="00C10942"/>
    <w:rsid w:val="00C120FF"/>
    <w:rsid w:val="00C128B1"/>
    <w:rsid w:val="00C13853"/>
    <w:rsid w:val="00C1465F"/>
    <w:rsid w:val="00C21015"/>
    <w:rsid w:val="00C216B4"/>
    <w:rsid w:val="00C21A65"/>
    <w:rsid w:val="00C24066"/>
    <w:rsid w:val="00C27F51"/>
    <w:rsid w:val="00C31F4D"/>
    <w:rsid w:val="00C3585C"/>
    <w:rsid w:val="00C362A0"/>
    <w:rsid w:val="00C3792D"/>
    <w:rsid w:val="00C40DAA"/>
    <w:rsid w:val="00C4105E"/>
    <w:rsid w:val="00C413DE"/>
    <w:rsid w:val="00C41B0F"/>
    <w:rsid w:val="00C42569"/>
    <w:rsid w:val="00C428CF"/>
    <w:rsid w:val="00C42EE0"/>
    <w:rsid w:val="00C43C7B"/>
    <w:rsid w:val="00C44F8A"/>
    <w:rsid w:val="00C464AB"/>
    <w:rsid w:val="00C47083"/>
    <w:rsid w:val="00C476D2"/>
    <w:rsid w:val="00C500E4"/>
    <w:rsid w:val="00C51BCD"/>
    <w:rsid w:val="00C5207D"/>
    <w:rsid w:val="00C54E05"/>
    <w:rsid w:val="00C57B1D"/>
    <w:rsid w:val="00C611CC"/>
    <w:rsid w:val="00C63F65"/>
    <w:rsid w:val="00C65495"/>
    <w:rsid w:val="00C65551"/>
    <w:rsid w:val="00C6727B"/>
    <w:rsid w:val="00C709AB"/>
    <w:rsid w:val="00C730C2"/>
    <w:rsid w:val="00C75931"/>
    <w:rsid w:val="00C77BDB"/>
    <w:rsid w:val="00C82982"/>
    <w:rsid w:val="00C832B2"/>
    <w:rsid w:val="00C83C37"/>
    <w:rsid w:val="00C84A24"/>
    <w:rsid w:val="00C85DCC"/>
    <w:rsid w:val="00C871B4"/>
    <w:rsid w:val="00C87C03"/>
    <w:rsid w:val="00C87EB8"/>
    <w:rsid w:val="00C90AB2"/>
    <w:rsid w:val="00C94778"/>
    <w:rsid w:val="00C95309"/>
    <w:rsid w:val="00C97CB6"/>
    <w:rsid w:val="00CA74CE"/>
    <w:rsid w:val="00CA7658"/>
    <w:rsid w:val="00CB04E5"/>
    <w:rsid w:val="00CB367E"/>
    <w:rsid w:val="00CB380D"/>
    <w:rsid w:val="00CB49B9"/>
    <w:rsid w:val="00CB4AD8"/>
    <w:rsid w:val="00CB5710"/>
    <w:rsid w:val="00CB69BC"/>
    <w:rsid w:val="00CC09DD"/>
    <w:rsid w:val="00CC4132"/>
    <w:rsid w:val="00CC7279"/>
    <w:rsid w:val="00CC7EF5"/>
    <w:rsid w:val="00CD4101"/>
    <w:rsid w:val="00CD5D73"/>
    <w:rsid w:val="00CD70A8"/>
    <w:rsid w:val="00CD77DF"/>
    <w:rsid w:val="00CE3FC6"/>
    <w:rsid w:val="00CF3B08"/>
    <w:rsid w:val="00CF3B95"/>
    <w:rsid w:val="00D00BCE"/>
    <w:rsid w:val="00D01235"/>
    <w:rsid w:val="00D016FB"/>
    <w:rsid w:val="00D067FB"/>
    <w:rsid w:val="00D103C8"/>
    <w:rsid w:val="00D10BED"/>
    <w:rsid w:val="00D206F6"/>
    <w:rsid w:val="00D2081D"/>
    <w:rsid w:val="00D20F50"/>
    <w:rsid w:val="00D2483C"/>
    <w:rsid w:val="00D27BBC"/>
    <w:rsid w:val="00D323D2"/>
    <w:rsid w:val="00D32E7B"/>
    <w:rsid w:val="00D3327D"/>
    <w:rsid w:val="00D33E98"/>
    <w:rsid w:val="00D344FA"/>
    <w:rsid w:val="00D352AD"/>
    <w:rsid w:val="00D37797"/>
    <w:rsid w:val="00D4274B"/>
    <w:rsid w:val="00D42B84"/>
    <w:rsid w:val="00D42C9B"/>
    <w:rsid w:val="00D44D38"/>
    <w:rsid w:val="00D4735B"/>
    <w:rsid w:val="00D51DFE"/>
    <w:rsid w:val="00D52C90"/>
    <w:rsid w:val="00D53CE7"/>
    <w:rsid w:val="00D53FD3"/>
    <w:rsid w:val="00D54183"/>
    <w:rsid w:val="00D55350"/>
    <w:rsid w:val="00D562C6"/>
    <w:rsid w:val="00D608C6"/>
    <w:rsid w:val="00D61399"/>
    <w:rsid w:val="00D623BE"/>
    <w:rsid w:val="00D638F5"/>
    <w:rsid w:val="00D7602C"/>
    <w:rsid w:val="00D769B2"/>
    <w:rsid w:val="00D81036"/>
    <w:rsid w:val="00D840EA"/>
    <w:rsid w:val="00D84630"/>
    <w:rsid w:val="00D90012"/>
    <w:rsid w:val="00D90EBC"/>
    <w:rsid w:val="00D91AF3"/>
    <w:rsid w:val="00D9628A"/>
    <w:rsid w:val="00D97FA4"/>
    <w:rsid w:val="00DA15BC"/>
    <w:rsid w:val="00DA5FEB"/>
    <w:rsid w:val="00DB0DD7"/>
    <w:rsid w:val="00DB35EC"/>
    <w:rsid w:val="00DB4509"/>
    <w:rsid w:val="00DB4B04"/>
    <w:rsid w:val="00DB775B"/>
    <w:rsid w:val="00DC0F0A"/>
    <w:rsid w:val="00DC19B9"/>
    <w:rsid w:val="00DC35E2"/>
    <w:rsid w:val="00DC4D4A"/>
    <w:rsid w:val="00DC5404"/>
    <w:rsid w:val="00DC6E55"/>
    <w:rsid w:val="00DD35C6"/>
    <w:rsid w:val="00DD4AA6"/>
    <w:rsid w:val="00DD5141"/>
    <w:rsid w:val="00DD58A0"/>
    <w:rsid w:val="00DD663E"/>
    <w:rsid w:val="00DD6EFB"/>
    <w:rsid w:val="00DD71FF"/>
    <w:rsid w:val="00DE0067"/>
    <w:rsid w:val="00DE0B46"/>
    <w:rsid w:val="00DE13FB"/>
    <w:rsid w:val="00DE1EE0"/>
    <w:rsid w:val="00DE5199"/>
    <w:rsid w:val="00DE5FE1"/>
    <w:rsid w:val="00DE7925"/>
    <w:rsid w:val="00DF01DD"/>
    <w:rsid w:val="00DF1EA9"/>
    <w:rsid w:val="00DF1F30"/>
    <w:rsid w:val="00DF4706"/>
    <w:rsid w:val="00DF48D3"/>
    <w:rsid w:val="00DF4DA7"/>
    <w:rsid w:val="00DF648F"/>
    <w:rsid w:val="00DF791F"/>
    <w:rsid w:val="00E01F60"/>
    <w:rsid w:val="00E03357"/>
    <w:rsid w:val="00E07771"/>
    <w:rsid w:val="00E13437"/>
    <w:rsid w:val="00E16A85"/>
    <w:rsid w:val="00E16B59"/>
    <w:rsid w:val="00E17021"/>
    <w:rsid w:val="00E17ACF"/>
    <w:rsid w:val="00E17E62"/>
    <w:rsid w:val="00E20E9A"/>
    <w:rsid w:val="00E235B5"/>
    <w:rsid w:val="00E236FE"/>
    <w:rsid w:val="00E238FC"/>
    <w:rsid w:val="00E24F6B"/>
    <w:rsid w:val="00E260EF"/>
    <w:rsid w:val="00E34B16"/>
    <w:rsid w:val="00E36117"/>
    <w:rsid w:val="00E370C0"/>
    <w:rsid w:val="00E37686"/>
    <w:rsid w:val="00E37C01"/>
    <w:rsid w:val="00E42711"/>
    <w:rsid w:val="00E42EB1"/>
    <w:rsid w:val="00E4558F"/>
    <w:rsid w:val="00E4589D"/>
    <w:rsid w:val="00E47631"/>
    <w:rsid w:val="00E56A1A"/>
    <w:rsid w:val="00E65C13"/>
    <w:rsid w:val="00E66441"/>
    <w:rsid w:val="00E67831"/>
    <w:rsid w:val="00E72AE8"/>
    <w:rsid w:val="00E74B09"/>
    <w:rsid w:val="00E753B0"/>
    <w:rsid w:val="00E75BE6"/>
    <w:rsid w:val="00E7753F"/>
    <w:rsid w:val="00E802A0"/>
    <w:rsid w:val="00E809B2"/>
    <w:rsid w:val="00E82415"/>
    <w:rsid w:val="00E82AC4"/>
    <w:rsid w:val="00E846AB"/>
    <w:rsid w:val="00E84DAD"/>
    <w:rsid w:val="00E90C7D"/>
    <w:rsid w:val="00E929B3"/>
    <w:rsid w:val="00E92FFD"/>
    <w:rsid w:val="00E97BED"/>
    <w:rsid w:val="00EA326D"/>
    <w:rsid w:val="00EA44F6"/>
    <w:rsid w:val="00EA4ACE"/>
    <w:rsid w:val="00EA6E7B"/>
    <w:rsid w:val="00EA7323"/>
    <w:rsid w:val="00EB2BF6"/>
    <w:rsid w:val="00EB2E19"/>
    <w:rsid w:val="00EB38E1"/>
    <w:rsid w:val="00EB4F54"/>
    <w:rsid w:val="00EB5F79"/>
    <w:rsid w:val="00EC0011"/>
    <w:rsid w:val="00EC1114"/>
    <w:rsid w:val="00EC176C"/>
    <w:rsid w:val="00EC1BE2"/>
    <w:rsid w:val="00EC4BA0"/>
    <w:rsid w:val="00EC7162"/>
    <w:rsid w:val="00ED0125"/>
    <w:rsid w:val="00ED4F6B"/>
    <w:rsid w:val="00EE1FE5"/>
    <w:rsid w:val="00EE2C01"/>
    <w:rsid w:val="00EE2CAD"/>
    <w:rsid w:val="00EE3E67"/>
    <w:rsid w:val="00EF0631"/>
    <w:rsid w:val="00EF0CDA"/>
    <w:rsid w:val="00EF37EB"/>
    <w:rsid w:val="00EF4EF7"/>
    <w:rsid w:val="00EF518D"/>
    <w:rsid w:val="00EF569C"/>
    <w:rsid w:val="00EF56F0"/>
    <w:rsid w:val="00F016BB"/>
    <w:rsid w:val="00F02B69"/>
    <w:rsid w:val="00F044AF"/>
    <w:rsid w:val="00F05F78"/>
    <w:rsid w:val="00F10C6D"/>
    <w:rsid w:val="00F10EE7"/>
    <w:rsid w:val="00F12A4F"/>
    <w:rsid w:val="00F1468E"/>
    <w:rsid w:val="00F14D10"/>
    <w:rsid w:val="00F1517F"/>
    <w:rsid w:val="00F16F56"/>
    <w:rsid w:val="00F17815"/>
    <w:rsid w:val="00F220C0"/>
    <w:rsid w:val="00F22892"/>
    <w:rsid w:val="00F254A1"/>
    <w:rsid w:val="00F25B8D"/>
    <w:rsid w:val="00F25BB6"/>
    <w:rsid w:val="00F25CC6"/>
    <w:rsid w:val="00F2654A"/>
    <w:rsid w:val="00F315BC"/>
    <w:rsid w:val="00F343F9"/>
    <w:rsid w:val="00F36B4E"/>
    <w:rsid w:val="00F36F7A"/>
    <w:rsid w:val="00F37088"/>
    <w:rsid w:val="00F37A63"/>
    <w:rsid w:val="00F431A4"/>
    <w:rsid w:val="00F447C6"/>
    <w:rsid w:val="00F4522E"/>
    <w:rsid w:val="00F5253C"/>
    <w:rsid w:val="00F54373"/>
    <w:rsid w:val="00F557D7"/>
    <w:rsid w:val="00F561BF"/>
    <w:rsid w:val="00F561FF"/>
    <w:rsid w:val="00F60DF2"/>
    <w:rsid w:val="00F6153D"/>
    <w:rsid w:val="00F64546"/>
    <w:rsid w:val="00F73630"/>
    <w:rsid w:val="00F758D4"/>
    <w:rsid w:val="00F7667E"/>
    <w:rsid w:val="00F76BAB"/>
    <w:rsid w:val="00F8025B"/>
    <w:rsid w:val="00F81101"/>
    <w:rsid w:val="00F85247"/>
    <w:rsid w:val="00F87EDE"/>
    <w:rsid w:val="00F913AC"/>
    <w:rsid w:val="00F935A3"/>
    <w:rsid w:val="00FA0821"/>
    <w:rsid w:val="00FA1DAE"/>
    <w:rsid w:val="00FA2D82"/>
    <w:rsid w:val="00FA3F7E"/>
    <w:rsid w:val="00FA482C"/>
    <w:rsid w:val="00FB0762"/>
    <w:rsid w:val="00FB1A53"/>
    <w:rsid w:val="00FB25E1"/>
    <w:rsid w:val="00FB551A"/>
    <w:rsid w:val="00FB6569"/>
    <w:rsid w:val="00FC0619"/>
    <w:rsid w:val="00FC216E"/>
    <w:rsid w:val="00FC2515"/>
    <w:rsid w:val="00FC4960"/>
    <w:rsid w:val="00FC51F2"/>
    <w:rsid w:val="00FC7B96"/>
    <w:rsid w:val="00FC7CD8"/>
    <w:rsid w:val="00FC7EC0"/>
    <w:rsid w:val="00FE0AF2"/>
    <w:rsid w:val="00FE2716"/>
    <w:rsid w:val="00FE4656"/>
    <w:rsid w:val="00FE4D73"/>
    <w:rsid w:val="00FE5A0A"/>
    <w:rsid w:val="00FE6B22"/>
    <w:rsid w:val="00FE6CD3"/>
    <w:rsid w:val="00FE6D66"/>
    <w:rsid w:val="00FF1CAE"/>
    <w:rsid w:val="00FF2421"/>
    <w:rsid w:val="00FF3E30"/>
    <w:rsid w:val="00FF3E7E"/>
    <w:rsid w:val="00FF3F26"/>
    <w:rsid w:val="00FF5F3C"/>
    <w:rsid w:val="00FF6BD9"/>
    <w:rsid w:val="02849147"/>
    <w:rsid w:val="030FC7B6"/>
    <w:rsid w:val="03E2D5CC"/>
    <w:rsid w:val="07741BD4"/>
    <w:rsid w:val="09FFCB45"/>
    <w:rsid w:val="0CB5B513"/>
    <w:rsid w:val="0DB78D69"/>
    <w:rsid w:val="0DBF6897"/>
    <w:rsid w:val="13620DEE"/>
    <w:rsid w:val="165EBAF6"/>
    <w:rsid w:val="167A41C9"/>
    <w:rsid w:val="1CCE6CF6"/>
    <w:rsid w:val="1E8B9316"/>
    <w:rsid w:val="247F18A8"/>
    <w:rsid w:val="250927EE"/>
    <w:rsid w:val="258F2D13"/>
    <w:rsid w:val="259404A4"/>
    <w:rsid w:val="277851C8"/>
    <w:rsid w:val="2B3AD9E3"/>
    <w:rsid w:val="2D33B3C1"/>
    <w:rsid w:val="2F4F2FCD"/>
    <w:rsid w:val="348BED3F"/>
    <w:rsid w:val="3628B66C"/>
    <w:rsid w:val="36595BCB"/>
    <w:rsid w:val="3788570B"/>
    <w:rsid w:val="383914EB"/>
    <w:rsid w:val="38D66955"/>
    <w:rsid w:val="3B969393"/>
    <w:rsid w:val="43967BDF"/>
    <w:rsid w:val="440D8C58"/>
    <w:rsid w:val="44664459"/>
    <w:rsid w:val="448C75F1"/>
    <w:rsid w:val="484B9048"/>
    <w:rsid w:val="4A613EBA"/>
    <w:rsid w:val="4CDF32C0"/>
    <w:rsid w:val="50807974"/>
    <w:rsid w:val="53FCB13C"/>
    <w:rsid w:val="546D8101"/>
    <w:rsid w:val="590C2106"/>
    <w:rsid w:val="5BA7DB64"/>
    <w:rsid w:val="5C2970D7"/>
    <w:rsid w:val="5CB4F202"/>
    <w:rsid w:val="5CDD7DC4"/>
    <w:rsid w:val="5D8D0649"/>
    <w:rsid w:val="5E918663"/>
    <w:rsid w:val="61248029"/>
    <w:rsid w:val="63A01F06"/>
    <w:rsid w:val="64318C54"/>
    <w:rsid w:val="6785F055"/>
    <w:rsid w:val="6793D037"/>
    <w:rsid w:val="68693E33"/>
    <w:rsid w:val="68F6AA8B"/>
    <w:rsid w:val="6A82783B"/>
    <w:rsid w:val="6C655141"/>
    <w:rsid w:val="716C7902"/>
    <w:rsid w:val="74D5A880"/>
    <w:rsid w:val="7C017C91"/>
    <w:rsid w:val="7DF48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81BF216"/>
  <w15:chartTrackingRefBased/>
  <w15:docId w15:val="{E6B6FF8F-FC85-4C26-A9AC-46617753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F4D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044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8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8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8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972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4484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F641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31F4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31F4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C31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681"/>
  </w:style>
  <w:style w:type="paragraph" w:styleId="Footer">
    <w:name w:val="footer"/>
    <w:basedOn w:val="Normal"/>
    <w:link w:val="Foot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681"/>
  </w:style>
  <w:style w:type="paragraph" w:styleId="NormalWeb">
    <w:name w:val="Normal (Web)"/>
    <w:basedOn w:val="Normal"/>
    <w:uiPriority w:val="99"/>
    <w:semiHidden/>
    <w:unhideWhenUsed/>
    <w:rsid w:val="00F37A6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26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4842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842"/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44842"/>
    <w:rPr>
      <w:rFonts w:asciiTheme="majorHAnsi" w:eastAsiaTheme="majorEastAsia" w:hAnsiTheme="majorHAnsi" w:cstheme="majorBidi"/>
      <w:color w:val="77972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44842"/>
    <w:rPr>
      <w:rFonts w:asciiTheme="majorHAnsi" w:eastAsiaTheme="majorEastAsia" w:hAnsiTheme="majorHAnsi" w:cstheme="majorBidi"/>
      <w:color w:val="4F641F" w:themeColor="accent1" w:themeShade="7F"/>
    </w:rPr>
  </w:style>
  <w:style w:type="character" w:styleId="Hyperlink">
    <w:name w:val="Hyperlink"/>
    <w:basedOn w:val="DefaultParagraphFont"/>
    <w:uiPriority w:val="99"/>
    <w:unhideWhenUsed/>
    <w:rsid w:val="00051C1A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C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1C1A"/>
    <w:rPr>
      <w:color w:val="A0BCD3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7D37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D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band1Vert">
      <w:tblPr/>
      <w:tcPr>
        <w:shd w:val="clear" w:color="auto" w:fill="D8E7B4" w:themeFill="accent1" w:themeFillTint="66"/>
      </w:tcPr>
    </w:tblStylePr>
    <w:tblStylePr w:type="band1Horz">
      <w:tblPr/>
      <w:tcPr>
        <w:shd w:val="clear" w:color="auto" w:fill="D8E7B4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7B2E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B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band1Vert">
      <w:tblPr/>
      <w:tcPr>
        <w:shd w:val="clear" w:color="auto" w:fill="B6D7EA" w:themeFill="accent3" w:themeFillTint="66"/>
      </w:tcPr>
    </w:tblStylePr>
    <w:tblStylePr w:type="band1Horz">
      <w:tblPr/>
      <w:tcPr>
        <w:shd w:val="clear" w:color="auto" w:fill="B6D7EA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428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265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509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38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4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5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574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883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873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421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5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199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52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723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91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6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908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189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18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629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856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18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7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7290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3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723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51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54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01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8178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44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40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1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10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9754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4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1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virHayat/IntroToClou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e3SfeEbwokJ9cxYe_yXUlj4GYN6jfOb?usp=drive_link" TargetMode="Externa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418B5-1636-4AEF-A87F-2C1BE7702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</Pages>
  <Words>717</Words>
  <Characters>4088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עבודה להגשה</vt:lpstr>
    </vt:vector>
  </TitlesOfParts>
  <Company/>
  <LinksUpToDate>false</LinksUpToDate>
  <CharactersWithSpaces>4796</CharactersWithSpaces>
  <SharedDoc>false</SharedDoc>
  <HLinks>
    <vt:vector size="12" baseType="variant">
      <vt:variant>
        <vt:i4>6225947</vt:i4>
      </vt:variant>
      <vt:variant>
        <vt:i4>3</vt:i4>
      </vt:variant>
      <vt:variant>
        <vt:i4>0</vt:i4>
      </vt:variant>
      <vt:variant>
        <vt:i4>5</vt:i4>
      </vt:variant>
      <vt:variant>
        <vt:lpwstr>https://colab.research.google.com/drive/1e3SfeEbwokJ9cxYe_yXUlj4GYN6jfOb?usp=drive_link</vt:lpwstr>
      </vt:variant>
      <vt:variant>
        <vt:lpwstr/>
      </vt:variant>
      <vt:variant>
        <vt:i4>1048583</vt:i4>
      </vt:variant>
      <vt:variant>
        <vt:i4>0</vt:i4>
      </vt:variant>
      <vt:variant>
        <vt:i4>0</vt:i4>
      </vt:variant>
      <vt:variant>
        <vt:i4>5</vt:i4>
      </vt:variant>
      <vt:variant>
        <vt:lpwstr>https://github.com/DvirHayat/IntroToCloud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עבודה להגשה</dc:title>
  <dc:subject/>
  <dc:creator>רפאל אבסוב</dc:creator>
  <cp:keywords/>
  <dc:description/>
  <cp:lastModifiedBy>רפאל אבסוב</cp:lastModifiedBy>
  <cp:revision>478</cp:revision>
  <dcterms:created xsi:type="dcterms:W3CDTF">2022-12-20T05:39:00Z</dcterms:created>
  <dcterms:modified xsi:type="dcterms:W3CDTF">2024-08-26T03:40:00Z</dcterms:modified>
</cp:coreProperties>
</file>