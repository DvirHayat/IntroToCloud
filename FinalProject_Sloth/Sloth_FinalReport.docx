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0748DA" w14:textId="543740BA" w:rsidR="00D51DFE" w:rsidRPr="00117E1A" w:rsidRDefault="00273A15" w:rsidP="00880CD0">
      <w:pPr>
        <w:rPr>
          <w:rFonts w:asciiTheme="minorBidi" w:hAnsiTheme="minorBidi"/>
          <w:sz w:val="24"/>
          <w:szCs w:val="24"/>
        </w:rPr>
      </w:pPr>
      <w:r w:rsidRPr="00117E1A">
        <w:rPr>
          <w:rFonts w:asciiTheme="minorBidi" w:hAnsiTheme="minorBid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DA44A1D" wp14:editId="31A818A8">
                <wp:simplePos x="0" y="0"/>
                <wp:positionH relativeFrom="column">
                  <wp:posOffset>1583690</wp:posOffset>
                </wp:positionH>
                <wp:positionV relativeFrom="margin">
                  <wp:align>top</wp:align>
                </wp:positionV>
                <wp:extent cx="2085340" cy="2201704"/>
                <wp:effectExtent l="0" t="0" r="24130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2085340" cy="22017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 w14:paraId="2DED9A07" w14:textId="77777777" w:rsidR="00736514" w:rsidRPr="00B370B8" w:rsidRDefault="007A4966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מגישים</w:t>
                            </w:r>
                            <w:r w:rsidRPr="00B370B8">
                              <w:rPr>
                                <w:rFonts w:ascii="Tahoma" w:hAnsi="Tahoma" w:cs="Tahoma"/>
                              </w:rPr>
                              <w:t>:</w:t>
                            </w:r>
                          </w:p>
                          <w:p w14:paraId="0F3AC641" w14:textId="77777777" w:rsidR="00736514" w:rsidRPr="00B370B8" w:rsidRDefault="007A4966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רפאל</w:t>
                            </w:r>
                            <w:r w:rsidRPr="00B370B8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אבסוב - 207187816</w:t>
                            </w:r>
                          </w:p>
                          <w:p w14:paraId="5CD45892" w14:textId="0F502F12" w:rsidR="00736514" w:rsidRPr="00B370B8" w:rsidRDefault="007A4966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דביר</w:t>
                            </w:r>
                            <w:r w:rsidRPr="00B370B8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חייט</w:t>
                            </w:r>
                            <w:r w:rsidR="00DD6EFB" w:rsidRPr="00B370B8">
                              <w:rPr>
                                <w:rFonts w:ascii="Tahoma" w:hAnsi="Tahoma" w:cs="Tahoma"/>
                                <w:rtl/>
                              </w:rPr>
                              <w:t xml:space="preserve"> - </w:t>
                            </w:r>
                            <w:r w:rsidRPr="00B370B8">
                              <w:rPr>
                                <w:rFonts w:ascii="Tahoma" w:hAnsi="Tahoma" w:cs="Tahoma"/>
                              </w:rPr>
                              <w:t xml:space="preserve"> 318400165</w:t>
                            </w:r>
                          </w:p>
                          <w:p w14:paraId="5956B247" w14:textId="5DA465AA" w:rsidR="00736514" w:rsidRPr="00B370B8" w:rsidRDefault="007A4966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תמיר</w:t>
                            </w:r>
                            <w:r w:rsidRPr="00B370B8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נהרי</w:t>
                            </w:r>
                            <w:r w:rsidR="00B370B8" w:rsidRPr="00B370B8">
                              <w:rPr>
                                <w:rFonts w:ascii="Tahoma" w:hAnsi="Tahoma" w:cs="Tahoma"/>
                                <w:rtl/>
                              </w:rPr>
                              <w:t xml:space="preserve"> - 318189941</w:t>
                            </w:r>
                          </w:p>
                          <w:p w14:paraId="6E023471" w14:textId="77777777" w:rsidR="00736514" w:rsidRPr="00B370B8" w:rsidRDefault="007A4966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אבישי</w:t>
                            </w:r>
                            <w:r w:rsidRPr="00B370B8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חליפא - 209404425</w:t>
                            </w:r>
                          </w:p>
                          <w:p w14:paraId="203F7398" w14:textId="0182CADD" w:rsidR="00DD6EFB" w:rsidRPr="00B370B8" w:rsidRDefault="007A4966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  <w:color w:val="000000"/>
                                <w:rtl/>
                              </w:rPr>
                            </w:pPr>
                            <w:r w:rsidRPr="00B370B8">
                              <w:rPr>
                                <w:rFonts w:ascii="Tahoma" w:hAnsi="Tahoma" w:cs="Tahoma"/>
                                <w:color w:val="000000"/>
                                <w:rtl/>
                              </w:rPr>
                              <w:t>בר לייבוביץ</w:t>
                            </w:r>
                            <w:r w:rsidR="00B370B8" w:rsidRPr="00B370B8">
                              <w:rPr>
                                <w:rFonts w:ascii="Tahoma" w:hAnsi="Tahoma" w:cs="Tahoma"/>
                                <w:color w:val="000000"/>
                                <w:rtl/>
                              </w:rPr>
                              <w:t xml:space="preserve"> - </w:t>
                            </w:r>
                            <w:r w:rsidR="00B370B8" w:rsidRPr="00B370B8">
                              <w:rPr>
                                <w:rFonts w:ascii="Tahoma" w:hAnsi="Tahoma" w:cs="Tahoma"/>
                                <w:color w:val="000000"/>
                              </w:rPr>
                              <w:t>209457944</w:t>
                            </w:r>
                          </w:p>
                          <w:p w14:paraId="31AF0073" w14:textId="2CC64809" w:rsidR="00736514" w:rsidRPr="00B370B8" w:rsidRDefault="007A4966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  <w:color w:val="000000"/>
                              </w:rPr>
                            </w:pPr>
                            <w:r w:rsidRPr="00B370B8">
                              <w:rPr>
                                <w:rFonts w:ascii="Tahoma" w:hAnsi="Tahoma" w:cs="Tahoma"/>
                                <w:color w:val="000000"/>
                                <w:rtl/>
                              </w:rPr>
                              <w:t>אבנר</w:t>
                            </w:r>
                            <w:r w:rsidR="00E37C01">
                              <w:rPr>
                                <w:rFonts w:ascii="Tahoma" w:hAnsi="Tahoma" w:cs="Tahoma" w:hint="cs"/>
                                <w:color w:val="000000"/>
                                <w:rtl/>
                              </w:rPr>
                              <w:t xml:space="preserve"> שמעון</w:t>
                            </w:r>
                            <w:r w:rsidR="00B370B8" w:rsidRPr="00B370B8">
                              <w:rPr>
                                <w:rFonts w:ascii="Tahoma" w:hAnsi="Tahoma" w:cs="Tahoma"/>
                                <w:color w:val="000000"/>
                                <w:rtl/>
                              </w:rPr>
                              <w:t xml:space="preserve"> - </w:t>
                            </w:r>
                            <w:r w:rsidR="00B370B8" w:rsidRPr="00B370B8">
                              <w:rPr>
                                <w:rFonts w:ascii="Tahoma" w:hAnsi="Tahoma" w:cs="Tahoma"/>
                                <w:color w:val="000000"/>
                              </w:rPr>
                              <w:t>311158190</w:t>
                            </w:r>
                          </w:p>
                          <w:p w14:paraId="21B1044F" w14:textId="3C1AB7DA" w:rsidR="00736514" w:rsidRPr="00B370B8" w:rsidRDefault="00736514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</w:p>
                          <w:p w14:paraId="1EFF1DF2" w14:textId="680BEED6" w:rsidR="00736514" w:rsidRPr="00B370B8" w:rsidRDefault="00736514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</w:p>
                        </w:txbxContent>
                      </wps:txbx>
                      <wps:bodyPr wrap="square" lIns="91440" tIns="45720" rIns="91440" bIns="45720" anchor="t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44A1D" id="Text Box 2" o:spid="_x0000_s1026" style="position:absolute;left:0;text-align:left;margin-left:124.7pt;margin-top:0;width:164.2pt;height:173.35pt;z-index:2516582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top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">
                <v:textbox>
                  <w:txbxContent>
                    <w:p w14:paraId="2DED9A07" w14:textId="77777777" w:rsidR="00736514" w:rsidRPr="00B370B8" w:rsidRDefault="007A4966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</w:rPr>
                      </w:pPr>
                      <w:r w:rsidRPr="00B370B8">
                        <w:rPr>
                          <w:rFonts w:ascii="Tahoma" w:hAnsi="Tahoma" w:cs="Tahoma"/>
                          <w:rtl/>
                        </w:rPr>
                        <w:t>מגישים</w:t>
                      </w:r>
                      <w:r w:rsidRPr="00B370B8">
                        <w:rPr>
                          <w:rFonts w:ascii="Tahoma" w:hAnsi="Tahoma" w:cs="Tahoma"/>
                        </w:rPr>
                        <w:t>:</w:t>
                      </w:r>
                    </w:p>
                    <w:p w14:paraId="0F3AC641" w14:textId="77777777" w:rsidR="00736514" w:rsidRPr="00B370B8" w:rsidRDefault="007A4966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</w:rPr>
                      </w:pPr>
                      <w:r w:rsidRPr="00B370B8">
                        <w:rPr>
                          <w:rFonts w:ascii="Tahoma" w:hAnsi="Tahoma" w:cs="Tahoma"/>
                          <w:rtl/>
                        </w:rPr>
                        <w:t>רפאל</w:t>
                      </w:r>
                      <w:r w:rsidRPr="00B370B8">
                        <w:rPr>
                          <w:rFonts w:ascii="Tahoma" w:hAnsi="Tahoma" w:cs="Tahoma"/>
                        </w:rPr>
                        <w:t xml:space="preserve"> </w:t>
                      </w:r>
                      <w:r w:rsidRPr="00B370B8">
                        <w:rPr>
                          <w:rFonts w:ascii="Tahoma" w:hAnsi="Tahoma" w:cs="Tahoma"/>
                          <w:rtl/>
                        </w:rPr>
                        <w:t>אבסוב - 207187816</w:t>
                      </w:r>
                    </w:p>
                    <w:p w14:paraId="5CD45892" w14:textId="0F502F12" w:rsidR="00736514" w:rsidRPr="00B370B8" w:rsidRDefault="007A4966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</w:rPr>
                      </w:pPr>
                      <w:r w:rsidRPr="00B370B8">
                        <w:rPr>
                          <w:rFonts w:ascii="Tahoma" w:hAnsi="Tahoma" w:cs="Tahoma"/>
                          <w:rtl/>
                        </w:rPr>
                        <w:t>דביר</w:t>
                      </w:r>
                      <w:r w:rsidRPr="00B370B8">
                        <w:rPr>
                          <w:rFonts w:ascii="Tahoma" w:hAnsi="Tahoma" w:cs="Tahoma"/>
                        </w:rPr>
                        <w:t xml:space="preserve"> </w:t>
                      </w:r>
                      <w:r w:rsidRPr="00B370B8">
                        <w:rPr>
                          <w:rFonts w:ascii="Tahoma" w:hAnsi="Tahoma" w:cs="Tahoma"/>
                          <w:rtl/>
                        </w:rPr>
                        <w:t>חייט</w:t>
                      </w:r>
                      <w:r w:rsidR="00DD6EFB" w:rsidRPr="00B370B8">
                        <w:rPr>
                          <w:rFonts w:ascii="Tahoma" w:hAnsi="Tahoma" w:cs="Tahoma"/>
                          <w:rtl/>
                        </w:rPr>
                        <w:t xml:space="preserve"> - </w:t>
                      </w:r>
                      <w:r w:rsidRPr="00B370B8">
                        <w:rPr>
                          <w:rFonts w:ascii="Tahoma" w:hAnsi="Tahoma" w:cs="Tahoma"/>
                        </w:rPr>
                        <w:t xml:space="preserve"> 318400165</w:t>
                      </w:r>
                    </w:p>
                    <w:p w14:paraId="5956B247" w14:textId="5DA465AA" w:rsidR="00736514" w:rsidRPr="00B370B8" w:rsidRDefault="007A4966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</w:rPr>
                      </w:pPr>
                      <w:r w:rsidRPr="00B370B8">
                        <w:rPr>
                          <w:rFonts w:ascii="Tahoma" w:hAnsi="Tahoma" w:cs="Tahoma"/>
                          <w:rtl/>
                        </w:rPr>
                        <w:t>תמיר</w:t>
                      </w:r>
                      <w:r w:rsidRPr="00B370B8">
                        <w:rPr>
                          <w:rFonts w:ascii="Tahoma" w:hAnsi="Tahoma" w:cs="Tahoma"/>
                        </w:rPr>
                        <w:t xml:space="preserve"> </w:t>
                      </w:r>
                      <w:r w:rsidRPr="00B370B8">
                        <w:rPr>
                          <w:rFonts w:ascii="Tahoma" w:hAnsi="Tahoma" w:cs="Tahoma"/>
                          <w:rtl/>
                        </w:rPr>
                        <w:t>נהרי</w:t>
                      </w:r>
                      <w:r w:rsidR="00B370B8" w:rsidRPr="00B370B8">
                        <w:rPr>
                          <w:rFonts w:ascii="Tahoma" w:hAnsi="Tahoma" w:cs="Tahoma"/>
                          <w:rtl/>
                        </w:rPr>
                        <w:t xml:space="preserve"> - 318189941</w:t>
                      </w:r>
                    </w:p>
                    <w:p w14:paraId="6E023471" w14:textId="77777777" w:rsidR="00736514" w:rsidRPr="00B370B8" w:rsidRDefault="007A4966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</w:rPr>
                      </w:pPr>
                      <w:r w:rsidRPr="00B370B8">
                        <w:rPr>
                          <w:rFonts w:ascii="Tahoma" w:hAnsi="Tahoma" w:cs="Tahoma"/>
                          <w:rtl/>
                        </w:rPr>
                        <w:t>אבישי</w:t>
                      </w:r>
                      <w:r w:rsidRPr="00B370B8">
                        <w:rPr>
                          <w:rFonts w:ascii="Tahoma" w:hAnsi="Tahoma" w:cs="Tahoma"/>
                        </w:rPr>
                        <w:t xml:space="preserve"> </w:t>
                      </w:r>
                      <w:r w:rsidRPr="00B370B8">
                        <w:rPr>
                          <w:rFonts w:ascii="Tahoma" w:hAnsi="Tahoma" w:cs="Tahoma"/>
                          <w:rtl/>
                        </w:rPr>
                        <w:t>חליפא - 209404425</w:t>
                      </w:r>
                    </w:p>
                    <w:p w14:paraId="203F7398" w14:textId="0182CADD" w:rsidR="00DD6EFB" w:rsidRPr="00B370B8" w:rsidRDefault="007A4966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  <w:color w:val="000000"/>
                          <w:rtl/>
                        </w:rPr>
                      </w:pPr>
                      <w:r w:rsidRPr="00B370B8">
                        <w:rPr>
                          <w:rFonts w:ascii="Tahoma" w:hAnsi="Tahoma" w:cs="Tahoma"/>
                          <w:color w:val="000000"/>
                          <w:rtl/>
                        </w:rPr>
                        <w:t>בר לייבוביץ</w:t>
                      </w:r>
                      <w:r w:rsidR="00B370B8" w:rsidRPr="00B370B8">
                        <w:rPr>
                          <w:rFonts w:ascii="Tahoma" w:hAnsi="Tahoma" w:cs="Tahoma"/>
                          <w:color w:val="000000"/>
                          <w:rtl/>
                        </w:rPr>
                        <w:t xml:space="preserve"> - </w:t>
                      </w:r>
                      <w:r w:rsidR="00B370B8" w:rsidRPr="00B370B8">
                        <w:rPr>
                          <w:rFonts w:ascii="Tahoma" w:hAnsi="Tahoma" w:cs="Tahoma"/>
                          <w:color w:val="000000"/>
                        </w:rPr>
                        <w:t>209457944</w:t>
                      </w:r>
                    </w:p>
                    <w:p w14:paraId="31AF0073" w14:textId="2CC64809" w:rsidR="00736514" w:rsidRPr="00B370B8" w:rsidRDefault="007A4966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  <w:color w:val="000000"/>
                        </w:rPr>
                      </w:pPr>
                      <w:r w:rsidRPr="00B370B8">
                        <w:rPr>
                          <w:rFonts w:ascii="Tahoma" w:hAnsi="Tahoma" w:cs="Tahoma"/>
                          <w:color w:val="000000"/>
                          <w:rtl/>
                        </w:rPr>
                        <w:t>אבנר</w:t>
                      </w:r>
                      <w:r w:rsidR="00E37C01">
                        <w:rPr>
                          <w:rFonts w:ascii="Tahoma" w:hAnsi="Tahoma" w:cs="Tahoma" w:hint="cs"/>
                          <w:color w:val="000000"/>
                          <w:rtl/>
                        </w:rPr>
                        <w:t xml:space="preserve"> שמעון</w:t>
                      </w:r>
                      <w:r w:rsidR="00B370B8" w:rsidRPr="00B370B8">
                        <w:rPr>
                          <w:rFonts w:ascii="Tahoma" w:hAnsi="Tahoma" w:cs="Tahoma"/>
                          <w:color w:val="000000"/>
                          <w:rtl/>
                        </w:rPr>
                        <w:t xml:space="preserve"> - </w:t>
                      </w:r>
                      <w:r w:rsidR="00B370B8" w:rsidRPr="00B370B8">
                        <w:rPr>
                          <w:rFonts w:ascii="Tahoma" w:hAnsi="Tahoma" w:cs="Tahoma"/>
                          <w:color w:val="000000"/>
                        </w:rPr>
                        <w:t>311158190</w:t>
                      </w:r>
                    </w:p>
                    <w:p w14:paraId="21B1044F" w14:textId="3C1AB7DA" w:rsidR="00736514" w:rsidRPr="00B370B8" w:rsidRDefault="00736514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</w:rPr>
                      </w:pPr>
                    </w:p>
                    <w:p w14:paraId="1EFF1DF2" w14:textId="680BEED6" w:rsidR="00736514" w:rsidRPr="00B370B8" w:rsidRDefault="00736514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</w:rPr>
                      </w:pPr>
                    </w:p>
                  </w:txbxContent>
                </v:textbox>
                <w10:wrap type="square" anchory="margin"/>
              </v:rect>
            </w:pict>
          </mc:Fallback>
        </mc:AlternateContent>
      </w:r>
      <w:r w:rsidR="00880CD0" w:rsidRPr="00117E1A">
        <w:rPr>
          <w:rFonts w:asciiTheme="minorBidi" w:hAnsiTheme="minorBidi"/>
          <w:sz w:val="24"/>
          <w:szCs w:val="24"/>
        </w:rPr>
        <w:t xml:space="preserve"> </w:t>
      </w:r>
    </w:p>
    <w:p w14:paraId="0E03CE87" w14:textId="77777777" w:rsidR="006B4B92" w:rsidRPr="00117E1A" w:rsidRDefault="006B4B92" w:rsidP="006B4B92">
      <w:pPr>
        <w:rPr>
          <w:rFonts w:asciiTheme="minorBidi" w:hAnsiTheme="minorBidi"/>
          <w:sz w:val="24"/>
          <w:szCs w:val="24"/>
        </w:rPr>
      </w:pPr>
    </w:p>
    <w:p w14:paraId="3E4A2281" w14:textId="77777777" w:rsidR="00241E33" w:rsidRPr="00117E1A" w:rsidRDefault="00241E33" w:rsidP="006B4B92">
      <w:pPr>
        <w:rPr>
          <w:rFonts w:asciiTheme="minorBidi" w:hAnsiTheme="minorBidi"/>
          <w:sz w:val="24"/>
          <w:szCs w:val="24"/>
        </w:rPr>
      </w:pPr>
    </w:p>
    <w:p w14:paraId="3B4C31F9" w14:textId="1AB465DB" w:rsidR="00241E33" w:rsidRPr="00117E1A" w:rsidRDefault="00241E33" w:rsidP="006B4B92">
      <w:pPr>
        <w:rPr>
          <w:rFonts w:asciiTheme="minorBidi" w:hAnsiTheme="minorBidi"/>
          <w:sz w:val="24"/>
          <w:szCs w:val="24"/>
        </w:rPr>
      </w:pPr>
    </w:p>
    <w:p w14:paraId="4A9BA6A7" w14:textId="77777777" w:rsidR="00241E33" w:rsidRPr="00117E1A" w:rsidRDefault="00241E33" w:rsidP="006B4B92">
      <w:pPr>
        <w:rPr>
          <w:rFonts w:asciiTheme="minorBidi" w:hAnsiTheme="minorBidi"/>
          <w:sz w:val="24"/>
          <w:szCs w:val="24"/>
        </w:rPr>
      </w:pPr>
    </w:p>
    <w:p w14:paraId="72331CE0" w14:textId="7787B133" w:rsidR="00241E33" w:rsidRPr="00117E1A" w:rsidRDefault="00241E33" w:rsidP="006B4B92">
      <w:pPr>
        <w:rPr>
          <w:rFonts w:asciiTheme="minorBidi" w:hAnsiTheme="minorBidi"/>
          <w:sz w:val="24"/>
          <w:szCs w:val="24"/>
        </w:rPr>
      </w:pPr>
    </w:p>
    <w:p w14:paraId="2AF6CFD4" w14:textId="12694A69" w:rsidR="00241E33" w:rsidRPr="00117E1A" w:rsidRDefault="00241E33" w:rsidP="006B4B92">
      <w:pPr>
        <w:rPr>
          <w:rFonts w:asciiTheme="minorBidi" w:hAnsiTheme="minorBidi"/>
          <w:sz w:val="24"/>
          <w:szCs w:val="24"/>
        </w:rPr>
      </w:pPr>
    </w:p>
    <w:p w14:paraId="7C72BBBD" w14:textId="3953A4E0" w:rsidR="00241E33" w:rsidRPr="00117E1A" w:rsidRDefault="00241E33" w:rsidP="006B4B92">
      <w:pPr>
        <w:rPr>
          <w:rFonts w:asciiTheme="minorBidi" w:hAnsiTheme="minorBidi"/>
          <w:sz w:val="24"/>
          <w:szCs w:val="24"/>
        </w:rPr>
      </w:pPr>
    </w:p>
    <w:p w14:paraId="07E88AD6" w14:textId="0D3871EA" w:rsidR="00241E33" w:rsidRPr="00117E1A" w:rsidRDefault="00241E33" w:rsidP="006B4B92">
      <w:pPr>
        <w:rPr>
          <w:rFonts w:asciiTheme="minorBidi" w:hAnsiTheme="minorBidi"/>
          <w:sz w:val="24"/>
          <w:szCs w:val="24"/>
        </w:rPr>
      </w:pPr>
    </w:p>
    <w:p w14:paraId="77EACE13" w14:textId="56E77FE5" w:rsidR="00241E33" w:rsidRPr="00117E1A" w:rsidRDefault="005301EC" w:rsidP="005301EC">
      <w:pPr>
        <w:pStyle w:val="Heading2"/>
        <w:rPr>
          <w:rFonts w:asciiTheme="minorBidi" w:hAnsiTheme="minorBidi" w:cstheme="minorBidi"/>
          <w:sz w:val="24"/>
          <w:szCs w:val="24"/>
          <w:rtl/>
        </w:rPr>
      </w:pPr>
      <w:r w:rsidRPr="00117E1A">
        <w:rPr>
          <w:rFonts w:asciiTheme="minorBidi" w:hAnsiTheme="minorBidi" w:cstheme="minorBidi"/>
          <w:sz w:val="24"/>
          <w:szCs w:val="24"/>
          <w:rtl/>
        </w:rPr>
        <w:t>קישורים</w:t>
      </w:r>
    </w:p>
    <w:p w14:paraId="43137A75" w14:textId="05D250DD" w:rsidR="00360E6C" w:rsidRPr="00360E6C" w:rsidRDefault="00360E6C" w:rsidP="00360E6C">
      <w:pPr>
        <w:rPr>
          <w:rFonts w:asciiTheme="minorBidi" w:hAnsiTheme="minorBidi"/>
          <w:sz w:val="24"/>
          <w:szCs w:val="24"/>
        </w:rPr>
      </w:pPr>
      <w:r w:rsidRPr="00360E6C">
        <w:rPr>
          <w:rFonts w:asciiTheme="minorBidi" w:hAnsiTheme="minorBidi"/>
          <w:b/>
          <w:bCs/>
          <w:sz w:val="24"/>
          <w:szCs w:val="24"/>
        </w:rPr>
        <w:t xml:space="preserve">Git: </w:t>
      </w:r>
      <w:r w:rsidRPr="00117E1A">
        <w:rPr>
          <w:rFonts w:asciiTheme="minorBidi" w:hAnsiTheme="minorBidi"/>
          <w:sz w:val="24"/>
          <w:szCs w:val="24"/>
          <w:rtl/>
        </w:rPr>
        <w:br/>
      </w:r>
      <w:hyperlink r:id="rId8" w:history="1">
        <w:r w:rsidRPr="00360E6C">
          <w:rPr>
            <w:rStyle w:val="Hyperlink"/>
            <w:rFonts w:asciiTheme="minorBidi" w:hAnsiTheme="minorBidi"/>
            <w:sz w:val="24"/>
            <w:szCs w:val="24"/>
          </w:rPr>
          <w:t>https://github.com/DvirHayat/IntroToCloud</w:t>
        </w:r>
      </w:hyperlink>
    </w:p>
    <w:p w14:paraId="5D4DB936" w14:textId="0D4E057B" w:rsidR="00360E6C" w:rsidRPr="00360E6C" w:rsidRDefault="00360E6C" w:rsidP="00360E6C">
      <w:pPr>
        <w:rPr>
          <w:rFonts w:asciiTheme="minorBidi" w:hAnsiTheme="minorBidi"/>
          <w:sz w:val="24"/>
          <w:szCs w:val="24"/>
        </w:rPr>
      </w:pPr>
      <w:r w:rsidRPr="00360E6C">
        <w:rPr>
          <w:rFonts w:asciiTheme="minorBidi" w:hAnsiTheme="minorBidi"/>
          <w:b/>
          <w:bCs/>
          <w:sz w:val="24"/>
          <w:szCs w:val="24"/>
        </w:rPr>
        <w:t>Drive:</w:t>
      </w:r>
      <w:r w:rsidRPr="00360E6C">
        <w:rPr>
          <w:rFonts w:asciiTheme="minorBidi" w:hAnsiTheme="minorBidi"/>
          <w:sz w:val="24"/>
          <w:szCs w:val="24"/>
        </w:rPr>
        <w:t xml:space="preserve">  </w:t>
      </w:r>
      <w:r w:rsidR="0050006C">
        <w:br/>
      </w:r>
      <w:hyperlink r:id="rId9" w:history="1">
        <w:r w:rsidR="0050006C" w:rsidRPr="0050006C">
          <w:rPr>
            <w:rStyle w:val="Hyperlink"/>
            <w:rFonts w:asciiTheme="minorBidi" w:hAnsiTheme="minorBidi"/>
            <w:sz w:val="24"/>
            <w:szCs w:val="24"/>
          </w:rPr>
          <w:t>https://drive.google.com/drive/folders/1udoI9xX09ka-5QzqdH4wBDD6QJPuXLkU</w:t>
        </w:r>
        <w:r w:rsidR="0050006C" w:rsidRPr="0050006C">
          <w:rPr>
            <w:rStyle w:val="Hyperlink"/>
            <w:rFonts w:asciiTheme="minorBidi" w:hAnsiTheme="minorBidi"/>
            <w:sz w:val="24"/>
            <w:szCs w:val="24"/>
          </w:rPr>
          <w:t>?</w:t>
        </w:r>
        <w:r w:rsidR="0050006C" w:rsidRPr="0050006C">
          <w:rPr>
            <w:rStyle w:val="Hyperlink"/>
            <w:rFonts w:asciiTheme="minorBidi" w:hAnsiTheme="minorBidi"/>
            <w:sz w:val="24"/>
            <w:szCs w:val="24"/>
          </w:rPr>
          <w:t>usp=sharing</w:t>
        </w:r>
      </w:hyperlink>
    </w:p>
    <w:p w14:paraId="1C1C626D" w14:textId="77777777" w:rsidR="00360E6C" w:rsidRPr="00117E1A" w:rsidRDefault="00360E6C" w:rsidP="00360E6C">
      <w:pPr>
        <w:rPr>
          <w:rFonts w:asciiTheme="minorBidi" w:hAnsiTheme="minorBidi"/>
          <w:sz w:val="24"/>
          <w:szCs w:val="24"/>
          <w:rtl/>
        </w:rPr>
      </w:pPr>
    </w:p>
    <w:p w14:paraId="618C8267" w14:textId="0C52F99B" w:rsidR="00360E6C" w:rsidRPr="00117E1A" w:rsidRDefault="00360E6C" w:rsidP="00360E6C">
      <w:pPr>
        <w:pStyle w:val="Heading2"/>
        <w:rPr>
          <w:rFonts w:asciiTheme="minorBidi" w:hAnsiTheme="minorBidi" w:cstheme="minorBidi"/>
          <w:sz w:val="24"/>
          <w:szCs w:val="24"/>
          <w:rtl/>
        </w:rPr>
      </w:pPr>
      <w:r w:rsidRPr="00117E1A">
        <w:rPr>
          <w:rFonts w:asciiTheme="minorBidi" w:hAnsiTheme="minorBidi" w:cstheme="minorBidi"/>
          <w:sz w:val="24"/>
          <w:szCs w:val="24"/>
          <w:rtl/>
        </w:rPr>
        <w:t>על המוצר</w:t>
      </w:r>
    </w:p>
    <w:p w14:paraId="73EA7378" w14:textId="2663067D" w:rsidR="00032F8E" w:rsidRPr="00032F8E" w:rsidRDefault="00032F8E" w:rsidP="00032F8E">
      <w:pPr>
        <w:rPr>
          <w:rFonts w:asciiTheme="minorBidi" w:hAnsiTheme="minorBidi"/>
          <w:sz w:val="24"/>
          <w:szCs w:val="24"/>
          <w:rtl/>
        </w:rPr>
      </w:pPr>
      <w:r w:rsidRPr="00032F8E">
        <w:rPr>
          <w:rFonts w:asciiTheme="minorBidi" w:hAnsiTheme="minorBidi"/>
          <w:sz w:val="24"/>
          <w:szCs w:val="24"/>
          <w:rtl/>
        </w:rPr>
        <w:t xml:space="preserve">המוצר שלנו הוא בעצם </w:t>
      </w:r>
      <w:r w:rsidRPr="00032F8E">
        <w:rPr>
          <w:rFonts w:asciiTheme="minorBidi" w:hAnsiTheme="minorBidi"/>
          <w:sz w:val="24"/>
          <w:szCs w:val="24"/>
        </w:rPr>
        <w:t>Dashboard (Google collab)</w:t>
      </w:r>
      <w:r w:rsidRPr="00032F8E">
        <w:rPr>
          <w:rFonts w:asciiTheme="minorBidi" w:hAnsiTheme="minorBidi"/>
          <w:sz w:val="24"/>
          <w:szCs w:val="24"/>
          <w:rtl/>
        </w:rPr>
        <w:t xml:space="preserve"> המיועד עבור מנהל עובדים בתוכנת השרטוט  </w:t>
      </w:r>
      <w:r w:rsidR="004F1000" w:rsidRPr="00117E1A">
        <w:rPr>
          <w:rFonts w:asciiTheme="minorBidi" w:hAnsiTheme="minorBidi"/>
          <w:sz w:val="24"/>
          <w:szCs w:val="24"/>
        </w:rPr>
        <w:t xml:space="preserve"> .</w:t>
      </w:r>
      <w:r w:rsidRPr="00032F8E">
        <w:rPr>
          <w:rFonts w:asciiTheme="minorBidi" w:hAnsiTheme="minorBidi"/>
          <w:sz w:val="24"/>
          <w:szCs w:val="24"/>
        </w:rPr>
        <w:t>OnShape</w:t>
      </w:r>
      <w:r w:rsidRPr="00032F8E">
        <w:rPr>
          <w:rFonts w:asciiTheme="minorBidi" w:hAnsiTheme="minorBidi"/>
          <w:sz w:val="24"/>
          <w:szCs w:val="24"/>
          <w:rtl/>
        </w:rPr>
        <w:t xml:space="preserve"> </w:t>
      </w:r>
    </w:p>
    <w:p w14:paraId="75F77A70" w14:textId="1092508F" w:rsidR="00032F8E" w:rsidRPr="00032F8E" w:rsidRDefault="00032F8E" w:rsidP="00032F8E">
      <w:pPr>
        <w:rPr>
          <w:rFonts w:asciiTheme="minorBidi" w:hAnsiTheme="minorBidi"/>
          <w:sz w:val="24"/>
          <w:szCs w:val="24"/>
          <w:rtl/>
        </w:rPr>
      </w:pPr>
      <w:r w:rsidRPr="00032F8E">
        <w:rPr>
          <w:rFonts w:asciiTheme="minorBidi" w:hAnsiTheme="minorBidi"/>
          <w:sz w:val="24"/>
          <w:szCs w:val="24"/>
          <w:rtl/>
        </w:rPr>
        <w:t>התוכנה יודעת לקבל קובץ לוג מתוכנת ה</w:t>
      </w:r>
      <w:r w:rsidRPr="00032F8E">
        <w:rPr>
          <w:rFonts w:asciiTheme="minorBidi" w:hAnsiTheme="minorBidi"/>
          <w:sz w:val="24"/>
          <w:szCs w:val="24"/>
        </w:rPr>
        <w:t>OnShape</w:t>
      </w:r>
      <w:r w:rsidRPr="00032F8E">
        <w:rPr>
          <w:rFonts w:asciiTheme="minorBidi" w:hAnsiTheme="minorBidi"/>
          <w:sz w:val="24"/>
          <w:szCs w:val="24"/>
          <w:rtl/>
        </w:rPr>
        <w:t xml:space="preserve">  , לפרסר אותו ולהציג גרפים ונתונים רלוונטיים עבור מנהל המערכת: עקומת למידה, תרומה, זמני עבודה... (יפורט בהמשך).</w:t>
      </w:r>
    </w:p>
    <w:p w14:paraId="37E9B2FE" w14:textId="0E4729D5" w:rsidR="00032F8E" w:rsidRPr="00032F8E" w:rsidRDefault="00032F8E" w:rsidP="00032F8E">
      <w:pPr>
        <w:rPr>
          <w:rFonts w:asciiTheme="minorBidi" w:hAnsiTheme="minorBidi"/>
          <w:sz w:val="24"/>
          <w:szCs w:val="24"/>
          <w:rtl/>
        </w:rPr>
      </w:pPr>
      <w:r w:rsidRPr="00032F8E">
        <w:rPr>
          <w:rFonts w:asciiTheme="minorBidi" w:hAnsiTheme="minorBidi"/>
          <w:sz w:val="24"/>
          <w:szCs w:val="24"/>
          <w:rtl/>
        </w:rPr>
        <w:t>מטרת העל: מנהל המערכת יקבל את המידע הדרוש לו על מנת לאפשר שיפור וייעול תהליכים של העובדים שמשתמשים ב-</w:t>
      </w:r>
      <w:r w:rsidRPr="00032F8E">
        <w:rPr>
          <w:rFonts w:asciiTheme="minorBidi" w:hAnsiTheme="minorBidi"/>
          <w:sz w:val="24"/>
          <w:szCs w:val="24"/>
        </w:rPr>
        <w:t>OnShape</w:t>
      </w:r>
      <w:r w:rsidRPr="00032F8E">
        <w:rPr>
          <w:rFonts w:asciiTheme="minorBidi" w:hAnsiTheme="minorBidi"/>
          <w:sz w:val="24"/>
          <w:szCs w:val="24"/>
          <w:rtl/>
        </w:rPr>
        <w:t xml:space="preserve"> .</w:t>
      </w:r>
    </w:p>
    <w:p w14:paraId="039CBC78" w14:textId="12B6331B" w:rsidR="00360E6C" w:rsidRPr="00117E1A" w:rsidRDefault="00032F8E" w:rsidP="00032F8E">
      <w:pPr>
        <w:rPr>
          <w:rFonts w:asciiTheme="minorBidi" w:hAnsiTheme="minorBidi"/>
          <w:sz w:val="24"/>
          <w:szCs w:val="24"/>
        </w:rPr>
      </w:pPr>
      <w:r w:rsidRPr="00117E1A">
        <w:rPr>
          <w:rFonts w:asciiTheme="minorBidi" w:hAnsiTheme="minorBidi"/>
          <w:sz w:val="24"/>
          <w:szCs w:val="24"/>
          <w:rtl/>
        </w:rPr>
        <w:t xml:space="preserve">מעבר להצגה של גרפים ישנה גם אפשרות למשתמש לנהל שיחה עם צ'אטבוט לייצא קבצי </w:t>
      </w:r>
      <w:r w:rsidRPr="00117E1A">
        <w:rPr>
          <w:rFonts w:asciiTheme="minorBidi" w:hAnsiTheme="minorBidi"/>
          <w:sz w:val="24"/>
          <w:szCs w:val="24"/>
        </w:rPr>
        <w:t>pdf</w:t>
      </w:r>
      <w:r w:rsidRPr="00117E1A">
        <w:rPr>
          <w:rFonts w:asciiTheme="minorBidi" w:hAnsiTheme="minorBidi"/>
          <w:sz w:val="24"/>
          <w:szCs w:val="24"/>
          <w:rtl/>
        </w:rPr>
        <w:t xml:space="preserve"> ו- </w:t>
      </w:r>
      <w:r w:rsidRPr="00117E1A">
        <w:rPr>
          <w:rFonts w:asciiTheme="minorBidi" w:hAnsiTheme="minorBidi"/>
          <w:sz w:val="24"/>
          <w:szCs w:val="24"/>
        </w:rPr>
        <w:t>excel</w:t>
      </w:r>
      <w:r w:rsidRPr="00117E1A">
        <w:rPr>
          <w:rFonts w:asciiTheme="minorBidi" w:hAnsiTheme="minorBidi"/>
          <w:sz w:val="24"/>
          <w:szCs w:val="24"/>
          <w:rtl/>
        </w:rPr>
        <w:t xml:space="preserve"> וכמובן גם לייבא קובץ </w:t>
      </w:r>
      <w:r w:rsidRPr="00117E1A">
        <w:rPr>
          <w:rFonts w:asciiTheme="minorBidi" w:hAnsiTheme="minorBidi"/>
          <w:sz w:val="24"/>
          <w:szCs w:val="24"/>
        </w:rPr>
        <w:t>Json</w:t>
      </w:r>
      <w:r w:rsidRPr="00117E1A">
        <w:rPr>
          <w:rFonts w:asciiTheme="minorBidi" w:hAnsiTheme="minorBidi"/>
          <w:sz w:val="24"/>
          <w:szCs w:val="24"/>
          <w:rtl/>
        </w:rPr>
        <w:t xml:space="preserve"> חדש ולבצע עליו עיבוד.</w:t>
      </w:r>
    </w:p>
    <w:p w14:paraId="38DFE668" w14:textId="3EC03D8F" w:rsidR="004F1000" w:rsidRPr="00117E1A" w:rsidRDefault="004F1000" w:rsidP="00032F8E">
      <w:pPr>
        <w:rPr>
          <w:rFonts w:asciiTheme="minorBidi" w:hAnsiTheme="minorBidi"/>
          <w:sz w:val="24"/>
          <w:szCs w:val="24"/>
          <w:rtl/>
        </w:rPr>
      </w:pPr>
    </w:p>
    <w:p w14:paraId="418B9BE5" w14:textId="77777777" w:rsidR="00AB74EA" w:rsidRPr="00117E1A" w:rsidRDefault="00AB74EA" w:rsidP="00032F8E">
      <w:pPr>
        <w:rPr>
          <w:rFonts w:asciiTheme="minorBidi" w:hAnsiTheme="minorBidi"/>
          <w:sz w:val="24"/>
          <w:szCs w:val="24"/>
          <w:rtl/>
        </w:rPr>
      </w:pPr>
    </w:p>
    <w:p w14:paraId="2A4203B3" w14:textId="77777777" w:rsidR="00AB74EA" w:rsidRPr="00117E1A" w:rsidRDefault="00AB74EA" w:rsidP="00032F8E">
      <w:pPr>
        <w:rPr>
          <w:rFonts w:asciiTheme="minorBidi" w:hAnsiTheme="minorBidi"/>
          <w:sz w:val="24"/>
          <w:szCs w:val="24"/>
          <w:rtl/>
        </w:rPr>
      </w:pPr>
    </w:p>
    <w:p w14:paraId="7F2B9B5B" w14:textId="77777777" w:rsidR="00AB74EA" w:rsidRPr="00117E1A" w:rsidRDefault="00AB74EA" w:rsidP="00032F8E">
      <w:pPr>
        <w:rPr>
          <w:rFonts w:asciiTheme="minorBidi" w:hAnsiTheme="minorBidi"/>
          <w:sz w:val="24"/>
          <w:szCs w:val="24"/>
          <w:rtl/>
        </w:rPr>
      </w:pPr>
    </w:p>
    <w:p w14:paraId="18F4F6D4" w14:textId="77777777" w:rsidR="00AB74EA" w:rsidRPr="00117E1A" w:rsidRDefault="00AB74EA" w:rsidP="00032F8E">
      <w:pPr>
        <w:rPr>
          <w:rFonts w:asciiTheme="minorBidi" w:hAnsiTheme="minorBidi"/>
          <w:sz w:val="24"/>
          <w:szCs w:val="24"/>
          <w:rtl/>
        </w:rPr>
      </w:pPr>
    </w:p>
    <w:p w14:paraId="12E1B0BB" w14:textId="77777777" w:rsidR="00AB74EA" w:rsidRPr="00117E1A" w:rsidRDefault="00AB74EA" w:rsidP="00032F8E">
      <w:pPr>
        <w:rPr>
          <w:rFonts w:asciiTheme="minorBidi" w:hAnsiTheme="minorBidi"/>
          <w:sz w:val="24"/>
          <w:szCs w:val="24"/>
          <w:rtl/>
        </w:rPr>
      </w:pPr>
    </w:p>
    <w:p w14:paraId="456A1F5C" w14:textId="77777777" w:rsidR="00AB74EA" w:rsidRPr="00117E1A" w:rsidRDefault="00AB74EA" w:rsidP="00032F8E">
      <w:pPr>
        <w:rPr>
          <w:rFonts w:asciiTheme="minorBidi" w:hAnsiTheme="minorBidi"/>
          <w:sz w:val="24"/>
          <w:szCs w:val="24"/>
          <w:rtl/>
        </w:rPr>
      </w:pPr>
    </w:p>
    <w:p w14:paraId="542DDD7D" w14:textId="77777777" w:rsidR="00AB74EA" w:rsidRPr="00117E1A" w:rsidRDefault="00AB74EA" w:rsidP="00032F8E">
      <w:pPr>
        <w:rPr>
          <w:rFonts w:asciiTheme="minorBidi" w:hAnsiTheme="minorBidi"/>
          <w:sz w:val="24"/>
          <w:szCs w:val="24"/>
        </w:rPr>
      </w:pPr>
    </w:p>
    <w:p w14:paraId="38AF8F6A" w14:textId="0537A9B0" w:rsidR="004F1000" w:rsidRPr="00117E1A" w:rsidRDefault="004F1000" w:rsidP="004F1000">
      <w:pPr>
        <w:pStyle w:val="Heading2"/>
        <w:rPr>
          <w:rFonts w:asciiTheme="minorBidi" w:hAnsiTheme="minorBidi" w:cstheme="minorBidi"/>
          <w:sz w:val="24"/>
          <w:szCs w:val="24"/>
          <w:rtl/>
        </w:rPr>
      </w:pPr>
      <w:r w:rsidRPr="00117E1A">
        <w:rPr>
          <w:rFonts w:asciiTheme="minorBidi" w:hAnsiTheme="minorBidi" w:cstheme="minorBidi"/>
          <w:sz w:val="24"/>
          <w:szCs w:val="24"/>
          <w:rtl/>
        </w:rPr>
        <w:t>ארכיטקטורה</w:t>
      </w:r>
    </w:p>
    <w:p w14:paraId="4C94B838" w14:textId="505C6FBE" w:rsidR="00D32E7B" w:rsidRPr="00117E1A" w:rsidRDefault="00AB74EA" w:rsidP="00AB74EA">
      <w:p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noProof/>
          <w:sz w:val="24"/>
          <w:szCs w:val="24"/>
          <w:rtl/>
        </w:rPr>
        <w:drawing>
          <wp:anchor distT="0" distB="0" distL="114300" distR="114300" simplePos="0" relativeHeight="251658241" behindDoc="0" locked="0" layoutInCell="1" allowOverlap="1" wp14:anchorId="5066E803" wp14:editId="554422D4">
            <wp:simplePos x="0" y="0"/>
            <wp:positionH relativeFrom="margin">
              <wp:posOffset>195300</wp:posOffset>
            </wp:positionH>
            <wp:positionV relativeFrom="paragraph">
              <wp:posOffset>168935</wp:posOffset>
            </wp:positionV>
            <wp:extent cx="5097780" cy="2853690"/>
            <wp:effectExtent l="0" t="0" r="7620" b="3810"/>
            <wp:wrapSquare wrapText="bothSides"/>
            <wp:docPr id="369514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14377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1C6DD" w14:textId="77777777" w:rsidR="005F3470" w:rsidRPr="00117E1A" w:rsidRDefault="005F3470" w:rsidP="00D37797">
      <w:pPr>
        <w:pStyle w:val="ListParagraph"/>
        <w:numPr>
          <w:ilvl w:val="0"/>
          <w:numId w:val="22"/>
        </w:numPr>
        <w:rPr>
          <w:rFonts w:asciiTheme="minorBidi" w:hAnsiTheme="minorBidi"/>
          <w:b/>
          <w:bCs/>
          <w:sz w:val="24"/>
          <w:szCs w:val="24"/>
        </w:rPr>
      </w:pPr>
      <w:r w:rsidRPr="00117E1A">
        <w:rPr>
          <w:rFonts w:asciiTheme="minorBidi" w:hAnsiTheme="minorBidi"/>
          <w:b/>
          <w:bCs/>
          <w:sz w:val="24"/>
          <w:szCs w:val="24"/>
        </w:rPr>
        <w:t>Data Loader</w:t>
      </w:r>
    </w:p>
    <w:p w14:paraId="2316EEAB" w14:textId="54ED2A82" w:rsidR="005F3470" w:rsidRPr="00117E1A" w:rsidRDefault="005F3470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 xml:space="preserve">תא המאפשר טעינה של קובץ </w:t>
      </w:r>
      <w:r w:rsidRPr="00117E1A">
        <w:rPr>
          <w:rFonts w:asciiTheme="minorBidi" w:hAnsiTheme="minorBidi"/>
          <w:sz w:val="24"/>
          <w:szCs w:val="24"/>
        </w:rPr>
        <w:t>OnShape</w:t>
      </w:r>
      <w:r w:rsidRPr="00117E1A">
        <w:rPr>
          <w:rFonts w:asciiTheme="minorBidi" w:hAnsiTheme="minorBidi"/>
          <w:sz w:val="24"/>
          <w:szCs w:val="24"/>
          <w:rtl/>
        </w:rPr>
        <w:t xml:space="preserve"> חיצוני – ברירת המחדל בביטול העלאת קובץ חדש היא טעינת הקובץ הקבוצתי המאוחסן ב</w:t>
      </w:r>
      <w:r w:rsidRPr="00117E1A">
        <w:rPr>
          <w:rFonts w:asciiTheme="minorBidi" w:hAnsiTheme="minorBidi"/>
          <w:sz w:val="24"/>
          <w:szCs w:val="24"/>
        </w:rPr>
        <w:t>Firebase</w:t>
      </w:r>
      <w:r w:rsidRPr="00117E1A">
        <w:rPr>
          <w:rFonts w:asciiTheme="minorBidi" w:hAnsiTheme="minorBidi"/>
          <w:sz w:val="24"/>
          <w:szCs w:val="24"/>
          <w:rtl/>
        </w:rPr>
        <w:t xml:space="preserve"> . </w:t>
      </w:r>
    </w:p>
    <w:p w14:paraId="41CEDC8E" w14:textId="77777777" w:rsidR="005F3470" w:rsidRPr="00117E1A" w:rsidRDefault="005F3470" w:rsidP="00D37797">
      <w:pPr>
        <w:pStyle w:val="ListParagraph"/>
        <w:numPr>
          <w:ilvl w:val="0"/>
          <w:numId w:val="22"/>
        </w:numPr>
        <w:rPr>
          <w:rFonts w:asciiTheme="minorBidi" w:hAnsiTheme="minorBidi"/>
          <w:b/>
          <w:bCs/>
          <w:sz w:val="24"/>
          <w:szCs w:val="24"/>
        </w:rPr>
      </w:pPr>
      <w:r w:rsidRPr="00117E1A">
        <w:rPr>
          <w:rFonts w:asciiTheme="minorBidi" w:hAnsiTheme="minorBidi"/>
          <w:b/>
          <w:bCs/>
          <w:sz w:val="24"/>
          <w:szCs w:val="24"/>
        </w:rPr>
        <w:t>Google Sheets Feature</w:t>
      </w:r>
      <w:r w:rsidRPr="00117E1A">
        <w:rPr>
          <w:rFonts w:asciiTheme="minorBidi" w:hAnsiTheme="minorBidi"/>
          <w:b/>
          <w:bCs/>
          <w:sz w:val="24"/>
          <w:szCs w:val="24"/>
          <w:rtl/>
        </w:rPr>
        <w:t xml:space="preserve"> </w:t>
      </w:r>
    </w:p>
    <w:p w14:paraId="37F00389" w14:textId="4D85464C" w:rsidR="005F3470" w:rsidRPr="00117E1A" w:rsidRDefault="005F3470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 xml:space="preserve">בונה קובץ </w:t>
      </w:r>
      <w:r w:rsidRPr="00117E1A">
        <w:rPr>
          <w:rFonts w:asciiTheme="minorBidi" w:hAnsiTheme="minorBidi"/>
          <w:sz w:val="24"/>
          <w:szCs w:val="24"/>
        </w:rPr>
        <w:t>Google sheets</w:t>
      </w:r>
      <w:r w:rsidRPr="00117E1A">
        <w:rPr>
          <w:rFonts w:asciiTheme="minorBidi" w:hAnsiTheme="minorBidi"/>
          <w:sz w:val="24"/>
          <w:szCs w:val="24"/>
          <w:rtl/>
        </w:rPr>
        <w:t xml:space="preserve"> עם המידע מקובץ ה</w:t>
      </w:r>
      <w:r w:rsidRPr="00117E1A">
        <w:rPr>
          <w:rFonts w:asciiTheme="minorBidi" w:hAnsiTheme="minorBidi"/>
          <w:sz w:val="24"/>
          <w:szCs w:val="24"/>
        </w:rPr>
        <w:t>JSON</w:t>
      </w:r>
      <w:r w:rsidRPr="00117E1A">
        <w:rPr>
          <w:rFonts w:asciiTheme="minorBidi" w:hAnsiTheme="minorBidi"/>
          <w:sz w:val="24"/>
          <w:szCs w:val="24"/>
          <w:rtl/>
        </w:rPr>
        <w:t xml:space="preserve"> הנבחר ומאפשר ממשק ועריכה שלו. </w:t>
      </w:r>
    </w:p>
    <w:p w14:paraId="0DC47158" w14:textId="77777777" w:rsidR="005F3470" w:rsidRPr="00117E1A" w:rsidRDefault="005F3470" w:rsidP="00D37797">
      <w:pPr>
        <w:pStyle w:val="ListParagraph"/>
        <w:numPr>
          <w:ilvl w:val="0"/>
          <w:numId w:val="22"/>
        </w:numPr>
        <w:rPr>
          <w:rFonts w:asciiTheme="minorBidi" w:hAnsiTheme="minorBidi"/>
          <w:b/>
          <w:bCs/>
          <w:sz w:val="24"/>
          <w:szCs w:val="24"/>
        </w:rPr>
      </w:pPr>
      <w:r w:rsidRPr="00117E1A">
        <w:rPr>
          <w:rFonts w:asciiTheme="minorBidi" w:hAnsiTheme="minorBidi"/>
          <w:b/>
          <w:bCs/>
          <w:sz w:val="24"/>
          <w:szCs w:val="24"/>
        </w:rPr>
        <w:t>PDF Export Feature</w:t>
      </w:r>
    </w:p>
    <w:p w14:paraId="443CF6E3" w14:textId="01F573F8" w:rsidR="005F3470" w:rsidRPr="00117E1A" w:rsidRDefault="005F3470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 xml:space="preserve">מאפשר למנהל לייצא קובץ </w:t>
      </w:r>
      <w:r w:rsidRPr="00117E1A">
        <w:rPr>
          <w:rFonts w:asciiTheme="minorBidi" w:hAnsiTheme="minorBidi"/>
          <w:sz w:val="24"/>
          <w:szCs w:val="24"/>
        </w:rPr>
        <w:t>PDF</w:t>
      </w:r>
      <w:r w:rsidRPr="00117E1A">
        <w:rPr>
          <w:rFonts w:asciiTheme="minorBidi" w:hAnsiTheme="minorBidi"/>
          <w:sz w:val="24"/>
          <w:szCs w:val="24"/>
          <w:rtl/>
        </w:rPr>
        <w:t xml:space="preserve">  עם הגרף המוצג ברגע נתון.</w:t>
      </w:r>
    </w:p>
    <w:p w14:paraId="71D84BF6" w14:textId="77777777" w:rsidR="005F3470" w:rsidRPr="00117E1A" w:rsidRDefault="005F3470" w:rsidP="00D37797">
      <w:pPr>
        <w:pStyle w:val="ListParagraph"/>
        <w:numPr>
          <w:ilvl w:val="0"/>
          <w:numId w:val="22"/>
        </w:numPr>
        <w:rPr>
          <w:rFonts w:asciiTheme="minorBidi" w:hAnsiTheme="minorBidi"/>
          <w:sz w:val="24"/>
          <w:szCs w:val="24"/>
        </w:rPr>
      </w:pPr>
      <w:r w:rsidRPr="00117E1A">
        <w:rPr>
          <w:rFonts w:asciiTheme="minorBidi" w:hAnsiTheme="minorBidi"/>
          <w:b/>
          <w:bCs/>
          <w:sz w:val="24"/>
          <w:szCs w:val="24"/>
        </w:rPr>
        <w:t>Chatbot</w:t>
      </w:r>
    </w:p>
    <w:p w14:paraId="38039898" w14:textId="7B8B462C" w:rsidR="004F1000" w:rsidRPr="00117E1A" w:rsidRDefault="005F3470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נותן מענה בנושאי תפעול המערכת ותמיכה כללית בביצוע פעולות בדאשבורד</w:t>
      </w:r>
    </w:p>
    <w:p w14:paraId="7E831E42" w14:textId="77777777" w:rsidR="00D37797" w:rsidRPr="00117E1A" w:rsidRDefault="00D37797" w:rsidP="00D37797">
      <w:pPr>
        <w:pStyle w:val="ListParagraph"/>
        <w:numPr>
          <w:ilvl w:val="0"/>
          <w:numId w:val="22"/>
        </w:numPr>
        <w:rPr>
          <w:rFonts w:asciiTheme="minorBidi" w:hAnsiTheme="minorBidi"/>
          <w:b/>
          <w:bCs/>
          <w:sz w:val="24"/>
          <w:szCs w:val="24"/>
        </w:rPr>
      </w:pPr>
      <w:r w:rsidRPr="00117E1A">
        <w:rPr>
          <w:rFonts w:asciiTheme="minorBidi" w:hAnsiTheme="minorBidi"/>
          <w:b/>
          <w:bCs/>
          <w:sz w:val="24"/>
          <w:szCs w:val="24"/>
        </w:rPr>
        <w:t>Project Analysis</w:t>
      </w:r>
      <w:r w:rsidRPr="00117E1A">
        <w:rPr>
          <w:rFonts w:asciiTheme="minorBidi" w:hAnsiTheme="minorBidi"/>
          <w:b/>
          <w:bCs/>
          <w:sz w:val="24"/>
          <w:szCs w:val="24"/>
          <w:rtl/>
        </w:rPr>
        <w:t xml:space="preserve"> </w:t>
      </w:r>
    </w:p>
    <w:p w14:paraId="072CB547" w14:textId="2BBA8B5D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 xml:space="preserve">הצגת נתונים הקשורים לפרויקט, עם דגש על עקומת הלמידה ושעות העבודה. </w:t>
      </w:r>
    </w:p>
    <w:p w14:paraId="59331C77" w14:textId="514BA664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מאפשר למשתמשים לבחור  סוגי נתונים ומשתמשים ספציפיים, ולאחר מכן מייצר גרף מתאים על בסיס הבחירות הללו.</w:t>
      </w:r>
    </w:p>
    <w:p w14:paraId="18D7D980" w14:textId="316F3EBF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 xml:space="preserve">ניתן גם לייצא את  הגרפים כקבציי </w:t>
      </w:r>
      <w:r w:rsidRPr="00117E1A">
        <w:rPr>
          <w:rFonts w:asciiTheme="minorBidi" w:hAnsiTheme="minorBidi"/>
          <w:sz w:val="24"/>
          <w:szCs w:val="24"/>
        </w:rPr>
        <w:t>PDF</w:t>
      </w:r>
      <w:r w:rsidRPr="00117E1A">
        <w:rPr>
          <w:rFonts w:asciiTheme="minorBidi" w:hAnsiTheme="minorBidi"/>
          <w:sz w:val="24"/>
          <w:szCs w:val="24"/>
          <w:rtl/>
        </w:rPr>
        <w:t xml:space="preserve">  כדי להקל על שיתוף ותיעוד התקדמות הפרויקט.</w:t>
      </w:r>
    </w:p>
    <w:p w14:paraId="2BBFB5EE" w14:textId="73320E1C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הגרפים שיכולים להיות מוצגים כוללים גרף עמודות, גרף קווי, מפת חום ועוד, והם משתנים בהתאם לסוג הגרף שנבחר ולפילטרים הנוספים כמו משתמשים</w:t>
      </w:r>
    </w:p>
    <w:p w14:paraId="74B3284D" w14:textId="77777777" w:rsidR="00D37797" w:rsidRPr="00117E1A" w:rsidRDefault="00D37797" w:rsidP="00D37797">
      <w:pPr>
        <w:pStyle w:val="ListParagraph"/>
        <w:numPr>
          <w:ilvl w:val="0"/>
          <w:numId w:val="22"/>
        </w:numPr>
        <w:rPr>
          <w:rFonts w:asciiTheme="minorBidi" w:hAnsiTheme="minorBidi"/>
          <w:b/>
          <w:bCs/>
          <w:sz w:val="24"/>
          <w:szCs w:val="24"/>
        </w:rPr>
      </w:pPr>
      <w:r w:rsidRPr="00117E1A">
        <w:rPr>
          <w:rFonts w:asciiTheme="minorBidi" w:hAnsiTheme="minorBidi"/>
          <w:b/>
          <w:bCs/>
          <w:sz w:val="24"/>
          <w:szCs w:val="24"/>
        </w:rPr>
        <w:t>User Analysis</w:t>
      </w:r>
    </w:p>
    <w:p w14:paraId="181DFEB2" w14:textId="2FDDA2FF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טבלת פעילות – מספר פעולות בכל פרויקט עבור משתמש נבחר</w:t>
      </w:r>
    </w:p>
    <w:p w14:paraId="51C0BBB8" w14:textId="367D351E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5 הפרויקטים האקטיביים ביותר לפי מספר פעולות של משתמש</w:t>
      </w:r>
    </w:p>
    <w:p w14:paraId="69EE5F80" w14:textId="451F92CA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10 הפעולות השכיחות ביותר לכל משתמש</w:t>
      </w:r>
    </w:p>
    <w:p w14:paraId="78D2B3A6" w14:textId="6B32F2E4" w:rsidR="00D37797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</w:rPr>
      </w:pPr>
      <w:r w:rsidRPr="00117E1A">
        <w:rPr>
          <w:rFonts w:asciiTheme="minorBidi" w:hAnsiTheme="minorBidi"/>
          <w:sz w:val="24"/>
          <w:szCs w:val="24"/>
          <w:rtl/>
        </w:rPr>
        <w:t>הצגת הפעילות בכל לשונית עבור 3 הפרויקטים הפעילים ביותר למשתמש</w:t>
      </w:r>
    </w:p>
    <w:p w14:paraId="295FBCEE" w14:textId="77777777" w:rsidR="00117E1A" w:rsidRPr="00117E1A" w:rsidRDefault="00117E1A" w:rsidP="00117E1A">
      <w:pPr>
        <w:pStyle w:val="ListParagraph"/>
        <w:ind w:left="1440"/>
        <w:rPr>
          <w:rFonts w:asciiTheme="minorBidi" w:hAnsiTheme="minorBidi"/>
          <w:sz w:val="24"/>
          <w:szCs w:val="24"/>
          <w:rtl/>
        </w:rPr>
      </w:pPr>
    </w:p>
    <w:p w14:paraId="4642D4B3" w14:textId="77777777" w:rsidR="00D37797" w:rsidRPr="00117E1A" w:rsidRDefault="00D37797" w:rsidP="00D37797">
      <w:pPr>
        <w:pStyle w:val="ListParagraph"/>
        <w:numPr>
          <w:ilvl w:val="0"/>
          <w:numId w:val="22"/>
        </w:numPr>
        <w:rPr>
          <w:rFonts w:asciiTheme="minorBidi" w:hAnsiTheme="minorBidi"/>
          <w:b/>
          <w:bCs/>
          <w:sz w:val="24"/>
          <w:szCs w:val="24"/>
        </w:rPr>
      </w:pPr>
      <w:r w:rsidRPr="00117E1A">
        <w:rPr>
          <w:rFonts w:asciiTheme="minorBidi" w:hAnsiTheme="minorBidi"/>
          <w:b/>
          <w:bCs/>
          <w:sz w:val="24"/>
          <w:szCs w:val="24"/>
        </w:rPr>
        <w:t>Topic Related Analysis</w:t>
      </w:r>
    </w:p>
    <w:p w14:paraId="0CE6B85D" w14:textId="51EA8768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הצגת גרפים שונים בהתבסס על הבחירה של טאבים בפרויקט. כל טאב מייצג חלק מסוים או נושא בתוך הפרויקט, והגרפים מציגים את הנתונים שקשורים לאותו טאב שנבחר.</w:t>
      </w:r>
    </w:p>
    <w:p w14:paraId="0A3B7964" w14:textId="3B780DBB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האפשרות לבחור בטאב מסויים נותנת למנהל את היכולת להתמקד בחלקים יותר ספציפיים בפרויקט.</w:t>
      </w:r>
    </w:p>
    <w:p w14:paraId="4E518C3F" w14:textId="129AC30E" w:rsidR="00D37797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</w:rPr>
      </w:pPr>
      <w:r w:rsidRPr="00117E1A">
        <w:rPr>
          <w:rFonts w:asciiTheme="minorBidi" w:hAnsiTheme="minorBidi"/>
          <w:sz w:val="24"/>
          <w:szCs w:val="24"/>
          <w:rtl/>
        </w:rPr>
        <w:t>הגרפים המוצגים כוללים גרף עמודות, גרף קווי, מפת חום ועוד, והם משתנים בהתאם לסוג הגרף שנבחר ולפילטרים הנוספים כמו משתמשים ופרויקט.</w:t>
      </w:r>
    </w:p>
    <w:p w14:paraId="1FCC13CC" w14:textId="77777777" w:rsidR="00950FF5" w:rsidRDefault="00950FF5" w:rsidP="00950FF5">
      <w:pPr>
        <w:pStyle w:val="ListParagraph"/>
        <w:rPr>
          <w:rFonts w:asciiTheme="minorBidi" w:hAnsiTheme="minorBidi"/>
          <w:sz w:val="24"/>
          <w:szCs w:val="24"/>
          <w:rtl/>
        </w:rPr>
      </w:pPr>
    </w:p>
    <w:p w14:paraId="36553167" w14:textId="4BD2D50A" w:rsidR="00950FF5" w:rsidRDefault="00950FF5" w:rsidP="00950FF5">
      <w:pPr>
        <w:pStyle w:val="Heading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>Use Case</w:t>
      </w:r>
    </w:p>
    <w:p w14:paraId="2A1F1399" w14:textId="792EC80B" w:rsidR="00950FF5" w:rsidRDefault="002A6912" w:rsidP="00950FF5">
      <w:r w:rsidRPr="002A6912">
        <w:rPr>
          <w:noProof/>
          <w:rtl/>
        </w:rPr>
        <w:drawing>
          <wp:anchor distT="0" distB="0" distL="114300" distR="114300" simplePos="0" relativeHeight="251658244" behindDoc="0" locked="0" layoutInCell="1" allowOverlap="1" wp14:anchorId="2B139FF8" wp14:editId="430FBC54">
            <wp:simplePos x="0" y="0"/>
            <wp:positionH relativeFrom="column">
              <wp:posOffset>-77498</wp:posOffset>
            </wp:positionH>
            <wp:positionV relativeFrom="paragraph">
              <wp:posOffset>65945</wp:posOffset>
            </wp:positionV>
            <wp:extent cx="5274310" cy="3785870"/>
            <wp:effectExtent l="0" t="0" r="2540" b="5080"/>
            <wp:wrapNone/>
            <wp:docPr id="2026128500" name="Picture 4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28500" name="Picture 4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123BB" w14:textId="3F11AC5A" w:rsidR="00507F2E" w:rsidRPr="00507F2E" w:rsidRDefault="00507F2E" w:rsidP="002A6912"/>
    <w:p w14:paraId="58C5A39D" w14:textId="77777777" w:rsidR="008E3228" w:rsidRDefault="008E3228" w:rsidP="00950FF5"/>
    <w:p w14:paraId="6105744F" w14:textId="77777777" w:rsidR="003B15B9" w:rsidRDefault="003B15B9" w:rsidP="00950FF5"/>
    <w:p w14:paraId="5FE1745A" w14:textId="77777777" w:rsidR="003B15B9" w:rsidRDefault="003B15B9" w:rsidP="00950FF5"/>
    <w:p w14:paraId="22ABB09E" w14:textId="77777777" w:rsidR="003B15B9" w:rsidRDefault="003B15B9" w:rsidP="00950FF5"/>
    <w:p w14:paraId="2906202B" w14:textId="77777777" w:rsidR="003B15B9" w:rsidRDefault="003B15B9" w:rsidP="00950FF5"/>
    <w:p w14:paraId="65B28D94" w14:textId="77777777" w:rsidR="003B15B9" w:rsidRDefault="003B15B9" w:rsidP="00950FF5"/>
    <w:p w14:paraId="098A3C77" w14:textId="77777777" w:rsidR="003B15B9" w:rsidRDefault="003B15B9" w:rsidP="00950FF5"/>
    <w:p w14:paraId="4DD42EF5" w14:textId="77777777" w:rsidR="003B15B9" w:rsidRDefault="003B15B9" w:rsidP="00950FF5"/>
    <w:p w14:paraId="04371A27" w14:textId="77777777" w:rsidR="002A6912" w:rsidRDefault="002A6912" w:rsidP="00950FF5"/>
    <w:p w14:paraId="164F853A" w14:textId="77777777" w:rsidR="002A6912" w:rsidRDefault="002A6912" w:rsidP="00950FF5"/>
    <w:p w14:paraId="148D5FF4" w14:textId="77777777" w:rsidR="002A6912" w:rsidRDefault="002A6912" w:rsidP="00950FF5"/>
    <w:p w14:paraId="33450CA0" w14:textId="77777777" w:rsidR="002A6912" w:rsidRDefault="002A6912" w:rsidP="00950FF5"/>
    <w:p w14:paraId="1DEE48CB" w14:textId="77777777" w:rsidR="002A6912" w:rsidRDefault="002A6912" w:rsidP="00950FF5"/>
    <w:p w14:paraId="76648DB5" w14:textId="77777777" w:rsidR="00675DE1" w:rsidRDefault="00675DE1" w:rsidP="00950FF5"/>
    <w:p w14:paraId="5272F4DA" w14:textId="77777777" w:rsidR="00675DE1" w:rsidRDefault="00675DE1" w:rsidP="00950FF5"/>
    <w:p w14:paraId="64619CEE" w14:textId="77777777" w:rsidR="00675DE1" w:rsidRDefault="00675DE1" w:rsidP="00950FF5"/>
    <w:p w14:paraId="75421E94" w14:textId="77777777" w:rsidR="00675DE1" w:rsidRDefault="00675DE1" w:rsidP="00950FF5"/>
    <w:p w14:paraId="5D8C4F15" w14:textId="77777777" w:rsidR="00DF648F" w:rsidRDefault="00DF648F" w:rsidP="00950FF5">
      <w:pPr>
        <w:rPr>
          <w:rtl/>
        </w:rPr>
      </w:pPr>
    </w:p>
    <w:p w14:paraId="4C78DDEB" w14:textId="77777777" w:rsidR="00DF648F" w:rsidRDefault="00DF648F" w:rsidP="00950FF5"/>
    <w:p w14:paraId="7382F9BB" w14:textId="77777777" w:rsidR="00675DE1" w:rsidRDefault="00675DE1" w:rsidP="00950FF5"/>
    <w:p w14:paraId="056412B1" w14:textId="14DFE51A" w:rsidR="002A6912" w:rsidRDefault="002A6912" w:rsidP="00950FF5"/>
    <w:p w14:paraId="010419A0" w14:textId="0D17912D" w:rsidR="003B15B9" w:rsidRDefault="008E3228" w:rsidP="00737560">
      <w:pPr>
        <w:pStyle w:val="Heading2"/>
      </w:pPr>
      <w:r>
        <w:t>NFR Requirements</w:t>
      </w:r>
    </w:p>
    <w:p w14:paraId="31E946CE" w14:textId="77777777" w:rsidR="00737560" w:rsidRPr="00737560" w:rsidRDefault="00737560" w:rsidP="00737560"/>
    <w:p w14:paraId="26C9AAED" w14:textId="2CA31D4E" w:rsidR="003B15B9" w:rsidRPr="003B15B9" w:rsidRDefault="003B15B9" w:rsidP="003B15B9">
      <w:pPr>
        <w:jc w:val="right"/>
        <w:rPr>
          <w:rFonts w:asciiTheme="minorBidi" w:hAnsiTheme="minorBidi"/>
          <w:sz w:val="24"/>
          <w:szCs w:val="24"/>
        </w:rPr>
      </w:pPr>
      <w:r w:rsidRPr="003B15B9">
        <w:rPr>
          <w:rFonts w:asciiTheme="minorBidi" w:hAnsiTheme="minorBidi"/>
          <w:b/>
          <w:bCs/>
          <w:sz w:val="24"/>
          <w:szCs w:val="24"/>
        </w:rPr>
        <w:t>Data integrity</w:t>
      </w:r>
      <w:r w:rsidRPr="003B15B9">
        <w:rPr>
          <w:rFonts w:asciiTheme="minorBidi" w:hAnsiTheme="minorBidi"/>
          <w:sz w:val="24"/>
          <w:szCs w:val="24"/>
        </w:rPr>
        <w:br/>
        <w:t>The learning curve will be based on the amount of Undo’s and Redo's from the total action each period (day, week, month by selection).</w:t>
      </w:r>
    </w:p>
    <w:p w14:paraId="21AEFF58" w14:textId="1D1D6356" w:rsidR="003B15B9" w:rsidRPr="003B15B9" w:rsidRDefault="003B15B9" w:rsidP="003B15B9">
      <w:pPr>
        <w:jc w:val="right"/>
        <w:rPr>
          <w:rFonts w:asciiTheme="minorBidi" w:hAnsiTheme="minorBidi"/>
          <w:sz w:val="24"/>
          <w:szCs w:val="24"/>
        </w:rPr>
      </w:pPr>
      <w:r w:rsidRPr="003B15B9">
        <w:rPr>
          <w:rFonts w:asciiTheme="minorBidi" w:hAnsiTheme="minorBidi"/>
          <w:b/>
          <w:bCs/>
          <w:sz w:val="24"/>
          <w:szCs w:val="24"/>
        </w:rPr>
        <w:t>Data integrity</w:t>
      </w:r>
      <w:r w:rsidRPr="003B15B9">
        <w:rPr>
          <w:rFonts w:asciiTheme="minorBidi" w:hAnsiTheme="minorBidi"/>
          <w:sz w:val="24"/>
          <w:szCs w:val="24"/>
        </w:rPr>
        <w:br/>
        <w:t>Contribution will be measured by the number of actions a user makes in a project.</w:t>
      </w:r>
    </w:p>
    <w:p w14:paraId="5186A41E" w14:textId="0B789970" w:rsidR="003B15B9" w:rsidRPr="003B15B9" w:rsidRDefault="003B15B9" w:rsidP="003B15B9">
      <w:pPr>
        <w:jc w:val="right"/>
        <w:rPr>
          <w:rFonts w:asciiTheme="minorBidi" w:hAnsiTheme="minorBidi"/>
          <w:sz w:val="24"/>
          <w:szCs w:val="24"/>
        </w:rPr>
      </w:pPr>
      <w:r w:rsidRPr="003B15B9">
        <w:rPr>
          <w:rFonts w:asciiTheme="minorBidi" w:hAnsiTheme="minorBidi"/>
          <w:b/>
          <w:bCs/>
          <w:sz w:val="24"/>
          <w:szCs w:val="24"/>
        </w:rPr>
        <w:t>Usability</w:t>
      </w:r>
      <w:r w:rsidRPr="003B15B9">
        <w:rPr>
          <w:rFonts w:asciiTheme="minorBidi" w:hAnsiTheme="minorBidi"/>
          <w:sz w:val="24"/>
          <w:szCs w:val="24"/>
        </w:rPr>
        <w:br/>
        <w:t>Filtering the data would be by user / project / topic related.</w:t>
      </w:r>
    </w:p>
    <w:p w14:paraId="3552E1E0" w14:textId="2CDCA0FE" w:rsidR="003B15B9" w:rsidRPr="003B15B9" w:rsidRDefault="003B15B9" w:rsidP="00595F28">
      <w:pPr>
        <w:jc w:val="right"/>
        <w:rPr>
          <w:rFonts w:asciiTheme="minorBidi" w:hAnsiTheme="minorBidi"/>
          <w:sz w:val="24"/>
          <w:szCs w:val="24"/>
        </w:rPr>
      </w:pPr>
      <w:r w:rsidRPr="003B15B9">
        <w:rPr>
          <w:rFonts w:asciiTheme="minorBidi" w:hAnsiTheme="minorBidi"/>
          <w:b/>
          <w:bCs/>
          <w:sz w:val="24"/>
          <w:szCs w:val="24"/>
        </w:rPr>
        <w:t>Platform compatibility</w:t>
      </w:r>
      <w:r w:rsidR="00595F28">
        <w:rPr>
          <w:rFonts w:asciiTheme="minorBidi" w:hAnsiTheme="minorBidi"/>
          <w:sz w:val="24"/>
          <w:szCs w:val="24"/>
        </w:rPr>
        <w:br/>
      </w:r>
      <w:r w:rsidRPr="003B15B9">
        <w:rPr>
          <w:rFonts w:asciiTheme="minorBidi" w:hAnsiTheme="minorBidi"/>
          <w:sz w:val="24"/>
          <w:szCs w:val="24"/>
        </w:rPr>
        <w:t>The JSON will be saved in Firebase.</w:t>
      </w:r>
    </w:p>
    <w:p w14:paraId="47B01316" w14:textId="68505449" w:rsidR="003B15B9" w:rsidRPr="003B15B9" w:rsidRDefault="003B15B9" w:rsidP="003B15B9">
      <w:pPr>
        <w:jc w:val="right"/>
        <w:rPr>
          <w:rFonts w:asciiTheme="minorBidi" w:hAnsiTheme="minorBidi"/>
          <w:b/>
          <w:bCs/>
          <w:sz w:val="24"/>
          <w:szCs w:val="24"/>
        </w:rPr>
      </w:pPr>
      <w:r w:rsidRPr="003B15B9">
        <w:rPr>
          <w:rFonts w:asciiTheme="minorBidi" w:hAnsiTheme="minorBidi"/>
          <w:b/>
          <w:bCs/>
          <w:sz w:val="24"/>
          <w:szCs w:val="24"/>
        </w:rPr>
        <w:t>Software compatibility</w:t>
      </w:r>
      <w:r>
        <w:rPr>
          <w:rFonts w:asciiTheme="minorBidi" w:hAnsiTheme="minorBidi"/>
          <w:b/>
          <w:bCs/>
          <w:sz w:val="24"/>
          <w:szCs w:val="24"/>
          <w:rtl/>
        </w:rPr>
        <w:br/>
      </w:r>
      <w:r w:rsidRPr="003B15B9">
        <w:rPr>
          <w:rFonts w:asciiTheme="minorBidi" w:hAnsiTheme="minorBidi"/>
          <w:sz w:val="24"/>
          <w:szCs w:val="24"/>
        </w:rPr>
        <w:t>User will be signed into a Google account to export Google Sheets file.</w:t>
      </w:r>
    </w:p>
    <w:p w14:paraId="48D8FC1F" w14:textId="030DF598" w:rsidR="003B15B9" w:rsidRPr="003B15B9" w:rsidRDefault="003B15B9" w:rsidP="003B15B9">
      <w:pPr>
        <w:jc w:val="right"/>
        <w:rPr>
          <w:rFonts w:asciiTheme="minorBidi" w:hAnsiTheme="minorBidi"/>
          <w:sz w:val="24"/>
          <w:szCs w:val="24"/>
        </w:rPr>
      </w:pPr>
      <w:r w:rsidRPr="003B15B9">
        <w:rPr>
          <w:rFonts w:asciiTheme="minorBidi" w:hAnsiTheme="minorBidi"/>
          <w:b/>
          <w:bCs/>
          <w:sz w:val="24"/>
          <w:szCs w:val="24"/>
        </w:rPr>
        <w:t>Accessibility</w:t>
      </w:r>
      <w:r w:rsidR="00E42711" w:rsidRPr="003B15B9">
        <w:rPr>
          <w:rFonts w:asciiTheme="minorBidi" w:hAnsiTheme="minorBidi"/>
          <w:sz w:val="24"/>
          <w:szCs w:val="24"/>
        </w:rPr>
        <w:t xml:space="preserve"> </w:t>
      </w:r>
      <w:r w:rsidRPr="003B15B9">
        <w:rPr>
          <w:rFonts w:asciiTheme="minorBidi" w:hAnsiTheme="minorBidi"/>
          <w:sz w:val="24"/>
          <w:szCs w:val="24"/>
        </w:rPr>
        <w:br/>
        <w:t>The chatbot will give answers related to system navigation and system features.</w:t>
      </w:r>
    </w:p>
    <w:p w14:paraId="7D9C8C5A" w14:textId="77777777" w:rsidR="003B15B9" w:rsidRPr="00C87EB8" w:rsidRDefault="003B15B9" w:rsidP="00F561BF">
      <w:pPr>
        <w:jc w:val="right"/>
        <w:rPr>
          <w:rFonts w:asciiTheme="minorBidi" w:hAnsiTheme="minorBidi"/>
          <w:sz w:val="24"/>
          <w:szCs w:val="24"/>
        </w:rPr>
      </w:pPr>
    </w:p>
    <w:p w14:paraId="34AEBFB8" w14:textId="0776C77D" w:rsidR="003D4BA9" w:rsidRDefault="00DE7925" w:rsidP="00DE7925">
      <w:pPr>
        <w:pStyle w:val="Heading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 w:hint="cs"/>
          <w:sz w:val="24"/>
          <w:szCs w:val="24"/>
          <w:rtl/>
        </w:rPr>
        <w:t>תיק תחזוקה</w:t>
      </w:r>
    </w:p>
    <w:p w14:paraId="5F6DC468" w14:textId="77777777" w:rsidR="00077F5C" w:rsidRPr="00077F5C" w:rsidRDefault="00077F5C" w:rsidP="00077F5C">
      <w:pPr>
        <w:rPr>
          <w:rFonts w:hint="cs"/>
          <w:rtl/>
        </w:rPr>
      </w:pPr>
    </w:p>
    <w:p w14:paraId="4F42B5EF" w14:textId="60C4C9A4" w:rsidR="00077F5C" w:rsidRPr="00591184" w:rsidRDefault="00B65700" w:rsidP="00077F5C">
      <w:pPr>
        <w:rPr>
          <w:rFonts w:asciiTheme="minorBidi" w:hAnsiTheme="minorBidi"/>
          <w:sz w:val="24"/>
          <w:szCs w:val="24"/>
          <w:rtl/>
        </w:rPr>
      </w:pPr>
      <w:r w:rsidRPr="00591184">
        <w:rPr>
          <w:rFonts w:asciiTheme="minorBidi" w:hAnsiTheme="minorBidi" w:hint="cs"/>
          <w:sz w:val="24"/>
          <w:szCs w:val="24"/>
          <w:rtl/>
        </w:rPr>
        <w:t xml:space="preserve">עבור </w:t>
      </w:r>
      <w:r w:rsidR="002F0CD5" w:rsidRPr="00591184">
        <w:rPr>
          <w:rFonts w:asciiTheme="minorBidi" w:hAnsiTheme="minorBidi" w:hint="cs"/>
          <w:sz w:val="24"/>
          <w:szCs w:val="24"/>
          <w:rtl/>
        </w:rPr>
        <w:t>הפרויקט שלנו קיימים תיקי תחזוקה על מנת לאפשר למשתמ</w:t>
      </w:r>
      <w:r w:rsidR="00BF3749" w:rsidRPr="00591184">
        <w:rPr>
          <w:rFonts w:asciiTheme="minorBidi" w:hAnsiTheme="minorBidi" w:hint="cs"/>
          <w:sz w:val="24"/>
          <w:szCs w:val="24"/>
          <w:rtl/>
        </w:rPr>
        <w:t xml:space="preserve">שים ולמתכנתים </w:t>
      </w:r>
      <w:r w:rsidR="00420439" w:rsidRPr="00591184">
        <w:rPr>
          <w:rFonts w:asciiTheme="minorBidi" w:hAnsiTheme="minorBidi" w:hint="cs"/>
          <w:sz w:val="24"/>
          <w:szCs w:val="24"/>
          <w:rtl/>
        </w:rPr>
        <w:t>את המעבר בצורה הקלה ביותר.</w:t>
      </w:r>
      <w:r w:rsidR="00077F5C" w:rsidRPr="00591184">
        <w:rPr>
          <w:rFonts w:asciiTheme="minorBidi" w:hAnsiTheme="minorBidi"/>
          <w:sz w:val="24"/>
          <w:szCs w:val="24"/>
          <w:rtl/>
        </w:rPr>
        <w:br/>
      </w:r>
      <w:r w:rsidR="00077F5C" w:rsidRPr="00591184">
        <w:rPr>
          <w:rFonts w:asciiTheme="minorBidi" w:hAnsiTheme="minorBidi" w:hint="cs"/>
          <w:sz w:val="24"/>
          <w:szCs w:val="24"/>
          <w:rtl/>
        </w:rPr>
        <w:t xml:space="preserve">תיק </w:t>
      </w:r>
      <w:r w:rsidR="007E378C" w:rsidRPr="00591184">
        <w:rPr>
          <w:rFonts w:asciiTheme="minorBidi" w:hAnsiTheme="minorBidi" w:hint="cs"/>
          <w:sz w:val="24"/>
          <w:szCs w:val="24"/>
          <w:rtl/>
        </w:rPr>
        <w:t xml:space="preserve">התחזוקה </w:t>
      </w:r>
      <w:r w:rsidR="00077F5C" w:rsidRPr="00591184">
        <w:rPr>
          <w:rFonts w:asciiTheme="minorBidi" w:hAnsiTheme="minorBidi" w:hint="cs"/>
          <w:sz w:val="24"/>
          <w:szCs w:val="24"/>
          <w:rtl/>
        </w:rPr>
        <w:t xml:space="preserve">נמצא בתיקיית </w:t>
      </w:r>
      <w:r w:rsidR="007E378C" w:rsidRPr="00591184">
        <w:rPr>
          <w:rFonts w:asciiTheme="minorBidi" w:hAnsiTheme="minorBidi" w:hint="cs"/>
          <w:sz w:val="24"/>
          <w:szCs w:val="24"/>
          <w:rtl/>
        </w:rPr>
        <w:t>ה-</w:t>
      </w:r>
      <w:r w:rsidR="007E378C" w:rsidRPr="00591184">
        <w:rPr>
          <w:rFonts w:asciiTheme="minorBidi" w:hAnsiTheme="minorBidi"/>
          <w:sz w:val="24"/>
          <w:szCs w:val="24"/>
        </w:rPr>
        <w:t>git</w:t>
      </w:r>
      <w:r w:rsidR="00077F5C" w:rsidRPr="00591184">
        <w:rPr>
          <w:rFonts w:asciiTheme="minorBidi" w:hAnsiTheme="minorBidi" w:hint="cs"/>
          <w:sz w:val="24"/>
          <w:szCs w:val="24"/>
          <w:rtl/>
        </w:rPr>
        <w:t xml:space="preserve"> </w:t>
      </w:r>
      <w:r w:rsidR="007E378C" w:rsidRPr="00591184">
        <w:rPr>
          <w:rFonts w:asciiTheme="minorBidi" w:hAnsiTheme="minorBidi" w:hint="cs"/>
          <w:sz w:val="24"/>
          <w:szCs w:val="24"/>
          <w:rtl/>
        </w:rPr>
        <w:t>בתיקיית הפרויקט הסופי ביחד עם הפרויקט, תיק המשתמש וסרטון עבור המשתמשים.</w:t>
      </w:r>
    </w:p>
    <w:p w14:paraId="395F8373" w14:textId="5EFACAD2" w:rsidR="00420439" w:rsidRPr="00591184" w:rsidRDefault="00420439" w:rsidP="00B65700">
      <w:pPr>
        <w:rPr>
          <w:rFonts w:asciiTheme="minorBidi" w:hAnsiTheme="minorBidi"/>
          <w:sz w:val="24"/>
          <w:szCs w:val="24"/>
          <w:rtl/>
        </w:rPr>
      </w:pPr>
      <w:r w:rsidRPr="00591184">
        <w:rPr>
          <w:rFonts w:asciiTheme="minorBidi" w:hAnsiTheme="minorBidi" w:hint="cs"/>
          <w:sz w:val="24"/>
          <w:szCs w:val="24"/>
          <w:rtl/>
        </w:rPr>
        <w:t>תיק התחזוקה שלנו מכיל</w:t>
      </w:r>
      <w:r w:rsidR="006F21D7" w:rsidRPr="00591184">
        <w:rPr>
          <w:rFonts w:asciiTheme="minorBidi" w:hAnsiTheme="minorBidi" w:hint="cs"/>
          <w:sz w:val="24"/>
          <w:szCs w:val="24"/>
          <w:rtl/>
        </w:rPr>
        <w:t xml:space="preserve"> הסברים ופירוט </w:t>
      </w:r>
      <w:r w:rsidR="007145E0" w:rsidRPr="00591184">
        <w:rPr>
          <w:rFonts w:asciiTheme="minorBidi" w:hAnsiTheme="minorBidi" w:hint="cs"/>
          <w:sz w:val="24"/>
          <w:szCs w:val="24"/>
          <w:rtl/>
        </w:rPr>
        <w:t>עבור</w:t>
      </w:r>
      <w:r w:rsidRPr="00591184">
        <w:rPr>
          <w:rFonts w:asciiTheme="minorBidi" w:hAnsiTheme="minorBidi" w:hint="cs"/>
          <w:sz w:val="24"/>
          <w:szCs w:val="24"/>
          <w:rtl/>
        </w:rPr>
        <w:t>:</w:t>
      </w:r>
    </w:p>
    <w:p w14:paraId="17E503F3" w14:textId="49E777CC" w:rsidR="00420439" w:rsidRPr="00591184" w:rsidRDefault="00BA4A24" w:rsidP="00420439">
      <w:pPr>
        <w:pStyle w:val="ListParagraph"/>
        <w:numPr>
          <w:ilvl w:val="0"/>
          <w:numId w:val="29"/>
        </w:numPr>
        <w:rPr>
          <w:rFonts w:asciiTheme="minorBidi" w:hAnsiTheme="minorBidi"/>
          <w:sz w:val="24"/>
          <w:szCs w:val="24"/>
          <w:rtl/>
        </w:rPr>
      </w:pPr>
      <w:r w:rsidRPr="00591184">
        <w:rPr>
          <w:rFonts w:asciiTheme="minorBidi" w:hAnsiTheme="minorBidi" w:hint="cs"/>
          <w:sz w:val="24"/>
          <w:szCs w:val="24"/>
          <w:rtl/>
        </w:rPr>
        <w:t>י</w:t>
      </w:r>
      <w:r w:rsidR="007145E0" w:rsidRPr="00591184">
        <w:rPr>
          <w:rFonts w:asciiTheme="minorBidi" w:hAnsiTheme="minorBidi" w:hint="cs"/>
          <w:sz w:val="24"/>
          <w:szCs w:val="24"/>
          <w:rtl/>
        </w:rPr>
        <w:t xml:space="preserve">בוא </w:t>
      </w:r>
      <w:r w:rsidR="00A870CD" w:rsidRPr="00591184">
        <w:rPr>
          <w:rFonts w:asciiTheme="minorBidi" w:hAnsiTheme="minorBidi" w:hint="cs"/>
          <w:sz w:val="24"/>
          <w:szCs w:val="24"/>
          <w:rtl/>
        </w:rPr>
        <w:t xml:space="preserve">והתקנת </w:t>
      </w:r>
      <w:r w:rsidR="007145E0" w:rsidRPr="00591184">
        <w:rPr>
          <w:rFonts w:asciiTheme="minorBidi" w:hAnsiTheme="minorBidi" w:hint="cs"/>
          <w:sz w:val="24"/>
          <w:szCs w:val="24"/>
          <w:rtl/>
        </w:rPr>
        <w:t>ספריות חיצוניות</w:t>
      </w:r>
    </w:p>
    <w:p w14:paraId="20FD2DE7" w14:textId="4AD92C11" w:rsidR="007145E0" w:rsidRPr="00591184" w:rsidRDefault="002809F2" w:rsidP="00420439">
      <w:pPr>
        <w:pStyle w:val="ListParagraph"/>
        <w:numPr>
          <w:ilvl w:val="0"/>
          <w:numId w:val="29"/>
        </w:numPr>
        <w:rPr>
          <w:rFonts w:asciiTheme="minorBidi" w:hAnsiTheme="minorBidi"/>
          <w:sz w:val="24"/>
          <w:szCs w:val="24"/>
          <w:rtl/>
        </w:rPr>
      </w:pPr>
      <w:r w:rsidRPr="00591184">
        <w:rPr>
          <w:rFonts w:asciiTheme="minorBidi" w:hAnsiTheme="minorBidi" w:hint="cs"/>
          <w:sz w:val="24"/>
          <w:szCs w:val="24"/>
          <w:rtl/>
        </w:rPr>
        <w:t xml:space="preserve">שימוש בבסיס נתונים חיצוני </w:t>
      </w:r>
      <w:r w:rsidR="00C13853" w:rsidRPr="00591184">
        <w:rPr>
          <w:rFonts w:asciiTheme="minorBidi" w:hAnsiTheme="minorBidi" w:hint="cs"/>
          <w:sz w:val="24"/>
          <w:szCs w:val="24"/>
          <w:rtl/>
        </w:rPr>
        <w:t>(</w:t>
      </w:r>
      <w:r w:rsidR="00C13853" w:rsidRPr="00591184">
        <w:rPr>
          <w:rFonts w:asciiTheme="minorBidi" w:hAnsiTheme="minorBidi"/>
          <w:sz w:val="24"/>
          <w:szCs w:val="24"/>
        </w:rPr>
        <w:t>firebase</w:t>
      </w:r>
      <w:r w:rsidR="00C13853" w:rsidRPr="00591184">
        <w:rPr>
          <w:rFonts w:asciiTheme="minorBidi" w:hAnsiTheme="minorBidi" w:hint="cs"/>
          <w:sz w:val="24"/>
          <w:szCs w:val="24"/>
          <w:rtl/>
        </w:rPr>
        <w:t xml:space="preserve">) </w:t>
      </w:r>
    </w:p>
    <w:p w14:paraId="2E5A7C32" w14:textId="4D956985" w:rsidR="00753916" w:rsidRPr="00591184" w:rsidRDefault="00C832B2" w:rsidP="00420439">
      <w:pPr>
        <w:pStyle w:val="ListParagraph"/>
        <w:numPr>
          <w:ilvl w:val="0"/>
          <w:numId w:val="29"/>
        </w:numPr>
        <w:rPr>
          <w:rFonts w:asciiTheme="minorBidi" w:hAnsiTheme="minorBidi"/>
          <w:sz w:val="24"/>
          <w:szCs w:val="24"/>
          <w:rtl/>
        </w:rPr>
      </w:pPr>
      <w:r w:rsidRPr="00591184">
        <w:rPr>
          <w:rFonts w:asciiTheme="minorBidi" w:hAnsiTheme="minorBidi" w:hint="cs"/>
          <w:sz w:val="24"/>
          <w:szCs w:val="24"/>
          <w:rtl/>
        </w:rPr>
        <w:t>עבור כל תא קיים הסבר מפורט על הפונקציות אותן הוא מכיל ואת מטרתן</w:t>
      </w:r>
    </w:p>
    <w:p w14:paraId="66264AAE" w14:textId="34CACA78" w:rsidR="00C832B2" w:rsidRPr="00591184" w:rsidRDefault="00C832B2" w:rsidP="00420439">
      <w:pPr>
        <w:pStyle w:val="ListParagraph"/>
        <w:numPr>
          <w:ilvl w:val="0"/>
          <w:numId w:val="29"/>
        </w:numPr>
        <w:rPr>
          <w:rFonts w:asciiTheme="minorBidi" w:hAnsiTheme="minorBidi"/>
          <w:sz w:val="24"/>
          <w:szCs w:val="24"/>
        </w:rPr>
      </w:pPr>
      <w:r w:rsidRPr="00591184">
        <w:rPr>
          <w:rFonts w:asciiTheme="minorBidi" w:hAnsiTheme="minorBidi" w:hint="cs"/>
          <w:sz w:val="24"/>
          <w:szCs w:val="24"/>
          <w:rtl/>
        </w:rPr>
        <w:t>אופן הטמעת פונקציות והשימוש בהן</w:t>
      </w:r>
    </w:p>
    <w:p w14:paraId="661633DA" w14:textId="1F3A85B3" w:rsidR="00C832B2" w:rsidRPr="00591184" w:rsidRDefault="003C2053" w:rsidP="00420439">
      <w:pPr>
        <w:pStyle w:val="ListParagraph"/>
        <w:numPr>
          <w:ilvl w:val="0"/>
          <w:numId w:val="29"/>
        </w:numPr>
        <w:rPr>
          <w:rFonts w:asciiTheme="minorBidi" w:hAnsiTheme="minorBidi"/>
          <w:sz w:val="24"/>
          <w:szCs w:val="24"/>
          <w:rtl/>
        </w:rPr>
      </w:pPr>
      <w:r w:rsidRPr="00591184">
        <w:rPr>
          <w:rFonts w:asciiTheme="minorBidi" w:hAnsiTheme="minorBidi" w:hint="cs"/>
          <w:sz w:val="24"/>
          <w:szCs w:val="24"/>
          <w:rtl/>
        </w:rPr>
        <w:t>אופן הצגת הגרפים</w:t>
      </w:r>
    </w:p>
    <w:p w14:paraId="4B7D5649" w14:textId="6BB97130" w:rsidR="003C2053" w:rsidRPr="00591184" w:rsidRDefault="00637092" w:rsidP="00420439">
      <w:pPr>
        <w:pStyle w:val="ListParagraph"/>
        <w:numPr>
          <w:ilvl w:val="0"/>
          <w:numId w:val="29"/>
        </w:numPr>
        <w:rPr>
          <w:rFonts w:asciiTheme="minorBidi" w:hAnsiTheme="minorBidi"/>
          <w:sz w:val="24"/>
          <w:szCs w:val="24"/>
          <w:rtl/>
        </w:rPr>
      </w:pPr>
      <w:r w:rsidRPr="00591184">
        <w:rPr>
          <w:rFonts w:asciiTheme="minorBidi" w:hAnsiTheme="minorBidi" w:hint="cs"/>
          <w:sz w:val="24"/>
          <w:szCs w:val="24"/>
          <w:rtl/>
        </w:rPr>
        <w:t>הטמעת פיצ'רים נוספים מעבר לנדרש</w:t>
      </w:r>
    </w:p>
    <w:p w14:paraId="640BCBEF" w14:textId="5A2AB4FD" w:rsidR="00077F5C" w:rsidRDefault="00077F5C" w:rsidP="00077F5C">
      <w:pPr>
        <w:rPr>
          <w:rtl/>
        </w:rPr>
      </w:pPr>
    </w:p>
    <w:p w14:paraId="5F55A457" w14:textId="77777777" w:rsidR="00BF4164" w:rsidRDefault="00BF4164" w:rsidP="00077F5C"/>
    <w:p w14:paraId="3E60615E" w14:textId="77777777" w:rsidR="00BF4164" w:rsidRDefault="00BF4164" w:rsidP="00077F5C"/>
    <w:p w14:paraId="72AAC3FF" w14:textId="77777777" w:rsidR="00BF4164" w:rsidRDefault="00BF4164" w:rsidP="00077F5C"/>
    <w:p w14:paraId="29D0B127" w14:textId="77777777" w:rsidR="00BF4164" w:rsidRDefault="00BF4164" w:rsidP="00077F5C"/>
    <w:p w14:paraId="2BA6BA1A" w14:textId="77777777" w:rsidR="00BF4164" w:rsidRDefault="00BF4164" w:rsidP="00077F5C"/>
    <w:p w14:paraId="0CE9EFEA" w14:textId="77777777" w:rsidR="00BF4164" w:rsidRDefault="00BF4164" w:rsidP="00077F5C"/>
    <w:p w14:paraId="144CB243" w14:textId="77777777" w:rsidR="00BF4164" w:rsidRDefault="00BF4164" w:rsidP="00077F5C">
      <w:pPr>
        <w:rPr>
          <w:rtl/>
        </w:rPr>
      </w:pPr>
    </w:p>
    <w:p w14:paraId="5D34AA1C" w14:textId="261A685B" w:rsidR="00077F5C" w:rsidRPr="00591184" w:rsidRDefault="00BF4164" w:rsidP="00077F5C">
      <w:pPr>
        <w:rPr>
          <w:ins w:id="0" w:author="Microsoft Word" w:date="2024-08-25T10:37:00Z" w16du:dateUtc="2024-08-25T17:37:00Z"/>
          <w:b/>
          <w:bCs/>
          <w:rtl/>
        </w:rPr>
      </w:pPr>
      <w:r w:rsidRPr="0059118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7" behindDoc="0" locked="0" layoutInCell="1" allowOverlap="1" wp14:anchorId="05AB5DBF" wp14:editId="51DD660C">
            <wp:simplePos x="0" y="0"/>
            <wp:positionH relativeFrom="column">
              <wp:posOffset>2592872</wp:posOffset>
            </wp:positionH>
            <wp:positionV relativeFrom="paragraph">
              <wp:posOffset>216364</wp:posOffset>
            </wp:positionV>
            <wp:extent cx="3462526" cy="5192974"/>
            <wp:effectExtent l="0" t="0" r="5080" b="8255"/>
            <wp:wrapNone/>
            <wp:docPr id="153480192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1BFCC3D-BCAC-B34A-9DCB-23BF029B4F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1BFCC3D-BCAC-B34A-9DCB-23BF029B4F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0442" r="9463"/>
                    <a:stretch/>
                  </pic:blipFill>
                  <pic:spPr bwMode="auto">
                    <a:xfrm>
                      <a:off x="0" y="0"/>
                      <a:ext cx="3468112" cy="5201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ins w:id="1" w:author="Microsoft Word" w:date="2024-08-25T10:37:00Z" w16du:dateUtc="2024-08-25T17:37:00Z">
        <w:r w:rsidR="00077F5C" w:rsidRPr="00591184">
          <w:rPr>
            <w:rFonts w:hint="cs"/>
            <w:b/>
            <w:bCs/>
            <w:sz w:val="24"/>
            <w:szCs w:val="24"/>
            <w:rtl/>
          </w:rPr>
          <w:t>דוגמאות לתיק התחזוקה:</w:t>
        </w:r>
      </w:ins>
    </w:p>
    <w:p w14:paraId="2BB677CB" w14:textId="300F2C89" w:rsidR="00DE7925" w:rsidRDefault="00DE7925" w:rsidP="00DE7925">
      <w:pPr>
        <w:rPr>
          <w:rtl/>
        </w:rPr>
      </w:pPr>
    </w:p>
    <w:p w14:paraId="22BC7DE1" w14:textId="77777777" w:rsidR="00DF648F" w:rsidRDefault="00DF648F" w:rsidP="00DE7925">
      <w:pPr>
        <w:rPr>
          <w:color w:val="FF0000"/>
          <w:rtl/>
        </w:rPr>
      </w:pPr>
    </w:p>
    <w:p w14:paraId="357FFFF4" w14:textId="77777777" w:rsidR="00DE7925" w:rsidRDefault="00DE7925" w:rsidP="00DE7925">
      <w:pPr>
        <w:rPr>
          <w:color w:val="FF0000"/>
          <w:rtl/>
        </w:rPr>
      </w:pPr>
    </w:p>
    <w:p w14:paraId="1040FF83" w14:textId="77777777" w:rsidR="00DE7925" w:rsidRDefault="00DE7925" w:rsidP="00DE7925">
      <w:pPr>
        <w:rPr>
          <w:color w:val="FF0000"/>
          <w:rtl/>
        </w:rPr>
      </w:pPr>
    </w:p>
    <w:p w14:paraId="40DD2B30" w14:textId="54A94EB0" w:rsidR="00DE7925" w:rsidRDefault="00DE7925" w:rsidP="00DE7925">
      <w:pPr>
        <w:rPr>
          <w:color w:val="FF0000"/>
          <w:rtl/>
        </w:rPr>
      </w:pPr>
    </w:p>
    <w:p w14:paraId="34C0AA7A" w14:textId="69A0706B" w:rsidR="00DE7925" w:rsidRPr="00DF648F" w:rsidRDefault="00DF648F" w:rsidP="00DE7925">
      <w:pPr>
        <w:rPr>
          <w:rtl/>
        </w:rPr>
      </w:pPr>
      <w:r>
        <w:rPr>
          <w:noProof/>
        </w:rPr>
        <w:drawing>
          <wp:anchor distT="0" distB="0" distL="114300" distR="114300" simplePos="0" relativeHeight="251658245" behindDoc="1" locked="0" layoutInCell="1" allowOverlap="1" wp14:anchorId="1F0E6B85" wp14:editId="070CC677">
            <wp:simplePos x="0" y="0"/>
            <wp:positionH relativeFrom="column">
              <wp:posOffset>2124987</wp:posOffset>
            </wp:positionH>
            <wp:positionV relativeFrom="paragraph">
              <wp:posOffset>142930</wp:posOffset>
            </wp:positionV>
            <wp:extent cx="3792842" cy="4556098"/>
            <wp:effectExtent l="0" t="0" r="0" b="0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1BFCC3D-BCAC-B34A-9DCB-23BF029B4F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1BFCC3D-BCAC-B34A-9DCB-23BF029B4F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2842" cy="4556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דוגמאות לתיק התחזוקה:</w:t>
      </w:r>
    </w:p>
    <w:p w14:paraId="544DA41F" w14:textId="15E669C1" w:rsidR="00DE7925" w:rsidRDefault="00DE7925" w:rsidP="00DE7925">
      <w:pPr>
        <w:rPr>
          <w:color w:val="FF0000"/>
          <w:rtl/>
        </w:rPr>
      </w:pPr>
    </w:p>
    <w:p w14:paraId="6AF5FF98" w14:textId="07C77FBF" w:rsidR="00DE7925" w:rsidRDefault="00DE7925" w:rsidP="00DE7925">
      <w:pPr>
        <w:rPr>
          <w:color w:val="FF0000"/>
          <w:rtl/>
        </w:rPr>
      </w:pPr>
    </w:p>
    <w:p w14:paraId="1C27C9AC" w14:textId="1B13724A" w:rsidR="00BC07CB" w:rsidRDefault="00BC07CB" w:rsidP="00DE7925">
      <w:pPr>
        <w:rPr>
          <w:color w:val="FF0000"/>
        </w:rPr>
      </w:pPr>
    </w:p>
    <w:p w14:paraId="4667260C" w14:textId="77777777" w:rsidR="00BC07CB" w:rsidRDefault="00BC07CB" w:rsidP="00DE7925">
      <w:pPr>
        <w:rPr>
          <w:color w:val="FF0000"/>
        </w:rPr>
      </w:pPr>
    </w:p>
    <w:p w14:paraId="66969D5C" w14:textId="311B7278" w:rsidR="00BC07CB" w:rsidRDefault="00BC07CB" w:rsidP="00DE7925">
      <w:pPr>
        <w:rPr>
          <w:color w:val="FF0000"/>
        </w:rPr>
      </w:pPr>
    </w:p>
    <w:p w14:paraId="495415AF" w14:textId="35519C19" w:rsidR="00BC07CB" w:rsidRDefault="00BC07CB" w:rsidP="00DE7925">
      <w:pPr>
        <w:rPr>
          <w:color w:val="FF0000"/>
        </w:rPr>
      </w:pPr>
    </w:p>
    <w:p w14:paraId="16F69490" w14:textId="74ACA655" w:rsidR="00BC07CB" w:rsidRDefault="00BF4164" w:rsidP="00DE7925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7C14D0BA" wp14:editId="4D25C734">
            <wp:simplePos x="0" y="0"/>
            <wp:positionH relativeFrom="column">
              <wp:posOffset>-829102</wp:posOffset>
            </wp:positionH>
            <wp:positionV relativeFrom="paragraph">
              <wp:posOffset>241174</wp:posOffset>
            </wp:positionV>
            <wp:extent cx="3684895" cy="5287744"/>
            <wp:effectExtent l="0" t="0" r="0" b="8255"/>
            <wp:wrapNone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A60B656-55F8-E58F-5AAE-185377FEB0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A60B656-55F8-E58F-5AAE-185377FEB0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8406" r="9604"/>
                    <a:stretch/>
                  </pic:blipFill>
                  <pic:spPr bwMode="auto">
                    <a:xfrm>
                      <a:off x="0" y="0"/>
                      <a:ext cx="3686484" cy="529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A575A" w14:textId="6289DF0E" w:rsidR="00BC07CB" w:rsidRDefault="00BC07CB" w:rsidP="00DE7925">
      <w:pPr>
        <w:rPr>
          <w:color w:val="FF0000"/>
        </w:rPr>
      </w:pPr>
    </w:p>
    <w:p w14:paraId="1D4C2485" w14:textId="4B024FB5" w:rsidR="00BC07CB" w:rsidRDefault="00BC07CB" w:rsidP="00DE7925">
      <w:pPr>
        <w:rPr>
          <w:color w:val="FF0000"/>
        </w:rPr>
      </w:pPr>
    </w:p>
    <w:p w14:paraId="647299F2" w14:textId="5F52411A" w:rsidR="00BC07CB" w:rsidRDefault="00BC07CB" w:rsidP="00DE7925">
      <w:pPr>
        <w:rPr>
          <w:color w:val="FF0000"/>
        </w:rPr>
      </w:pPr>
    </w:p>
    <w:p w14:paraId="1E533356" w14:textId="3FDDDFD7" w:rsidR="00BF4164" w:rsidRDefault="00BF4164" w:rsidP="00DE7925">
      <w:pPr>
        <w:rPr>
          <w:noProof/>
        </w:rPr>
      </w:pPr>
    </w:p>
    <w:p w14:paraId="6A3DB9BE" w14:textId="2493E67D" w:rsidR="00BC07CB" w:rsidRDefault="00BC07CB" w:rsidP="00DE7925">
      <w:pPr>
        <w:rPr>
          <w:color w:val="FF0000"/>
        </w:rPr>
      </w:pPr>
    </w:p>
    <w:p w14:paraId="22B2098E" w14:textId="6510812B" w:rsidR="00BC07CB" w:rsidRDefault="00BC07CB" w:rsidP="00DE7925">
      <w:pPr>
        <w:rPr>
          <w:color w:val="FF0000"/>
        </w:rPr>
      </w:pPr>
    </w:p>
    <w:p w14:paraId="6C92385F" w14:textId="4EF2AC20" w:rsidR="00BC07CB" w:rsidRDefault="00BC07CB" w:rsidP="00DE7925">
      <w:pPr>
        <w:rPr>
          <w:color w:val="FF0000"/>
          <w:rtl/>
        </w:rPr>
      </w:pPr>
    </w:p>
    <w:p w14:paraId="74F5B3C1" w14:textId="00EED3C1" w:rsidR="00DE7925" w:rsidRDefault="00A82531" w:rsidP="00A82531">
      <w:pPr>
        <w:pStyle w:val="Heading2"/>
        <w:rPr>
          <w:rtl/>
        </w:rPr>
      </w:pPr>
      <w:r>
        <w:rPr>
          <w:rFonts w:hint="cs"/>
          <w:rtl/>
        </w:rPr>
        <w:t>ביקורת</w:t>
      </w:r>
    </w:p>
    <w:p w14:paraId="1FB9D0F5" w14:textId="2BDFD587" w:rsidR="00A82531" w:rsidRDefault="00D623BE" w:rsidP="00A82531">
      <w:pPr>
        <w:pStyle w:val="Heading3"/>
        <w:ind w:firstLine="720"/>
        <w:rPr>
          <w:rtl/>
        </w:rPr>
      </w:pPr>
      <w:r w:rsidRPr="00D623BE">
        <w:rPr>
          <w:rFonts w:cs="Arial"/>
          <w:noProof/>
          <w:rtl/>
        </w:rPr>
        <w:drawing>
          <wp:anchor distT="0" distB="0" distL="114300" distR="114300" simplePos="0" relativeHeight="251658242" behindDoc="0" locked="0" layoutInCell="1" allowOverlap="1" wp14:anchorId="7869D085" wp14:editId="70D37EC8">
            <wp:simplePos x="0" y="0"/>
            <wp:positionH relativeFrom="column">
              <wp:posOffset>-762000</wp:posOffset>
            </wp:positionH>
            <wp:positionV relativeFrom="paragraph">
              <wp:posOffset>269875</wp:posOffset>
            </wp:positionV>
            <wp:extent cx="6540500" cy="2604135"/>
            <wp:effectExtent l="0" t="0" r="0" b="5715"/>
            <wp:wrapSquare wrapText="bothSides"/>
            <wp:docPr id="179098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8187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531">
        <w:rPr>
          <w:rFonts w:hint="cs"/>
          <w:rtl/>
        </w:rPr>
        <w:t>טבלת משובים</w:t>
      </w:r>
    </w:p>
    <w:p w14:paraId="284B91EB" w14:textId="73C673E5" w:rsidR="00DE7925" w:rsidRDefault="00DE7925" w:rsidP="00392199">
      <w:pPr>
        <w:pStyle w:val="Heading3"/>
        <w:rPr>
          <w:rtl/>
        </w:rPr>
      </w:pPr>
    </w:p>
    <w:p w14:paraId="78DEAE2A" w14:textId="4F10E04A" w:rsidR="00392199" w:rsidRDefault="00392199" w:rsidP="00392199">
      <w:pPr>
        <w:pStyle w:val="Heading3"/>
        <w:ind w:firstLine="720"/>
        <w:rPr>
          <w:rtl/>
        </w:rPr>
      </w:pPr>
      <w:r w:rsidRPr="00392199">
        <w:rPr>
          <w:rFonts w:cs="Arial"/>
          <w:noProof/>
          <w:rtl/>
        </w:rPr>
        <w:drawing>
          <wp:anchor distT="0" distB="0" distL="114300" distR="114300" simplePos="0" relativeHeight="251658243" behindDoc="0" locked="0" layoutInCell="1" allowOverlap="1" wp14:anchorId="1C034B06" wp14:editId="51E87C4E">
            <wp:simplePos x="0" y="0"/>
            <wp:positionH relativeFrom="margin">
              <wp:posOffset>-718820</wp:posOffset>
            </wp:positionH>
            <wp:positionV relativeFrom="paragraph">
              <wp:posOffset>270510</wp:posOffset>
            </wp:positionV>
            <wp:extent cx="6378575" cy="2150110"/>
            <wp:effectExtent l="0" t="0" r="3175" b="2540"/>
            <wp:wrapSquare wrapText="bothSides"/>
            <wp:docPr id="141594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4828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SUS</w:t>
      </w:r>
      <w:r>
        <w:rPr>
          <w:rtl/>
        </w:rPr>
        <w:tab/>
      </w:r>
    </w:p>
    <w:p w14:paraId="203BBA3E" w14:textId="77777777" w:rsidR="00392199" w:rsidRDefault="00392199" w:rsidP="00392199">
      <w:pPr>
        <w:rPr>
          <w:rtl/>
        </w:rPr>
      </w:pPr>
    </w:p>
    <w:p w14:paraId="664DBB21" w14:textId="4EB88FB9" w:rsidR="00392199" w:rsidRDefault="00506738" w:rsidP="00506738">
      <w:pPr>
        <w:pStyle w:val="Heading2"/>
        <w:rPr>
          <w:rtl/>
        </w:rPr>
      </w:pPr>
      <w:r>
        <w:rPr>
          <w:rFonts w:hint="cs"/>
          <w:rtl/>
        </w:rPr>
        <w:t>אתגרים</w:t>
      </w:r>
    </w:p>
    <w:p w14:paraId="034D94F4" w14:textId="525ADEFC" w:rsidR="00945D8C" w:rsidRPr="00945D8C" w:rsidRDefault="00945D8C" w:rsidP="00945D8C">
      <w:pPr>
        <w:numPr>
          <w:ilvl w:val="0"/>
          <w:numId w:val="23"/>
        </w:numPr>
        <w:rPr>
          <w:rFonts w:asciiTheme="minorBidi" w:hAnsiTheme="minorBidi"/>
          <w:sz w:val="24"/>
          <w:szCs w:val="24"/>
        </w:rPr>
      </w:pPr>
      <w:r w:rsidRPr="00945D8C">
        <w:rPr>
          <w:rFonts w:asciiTheme="minorBidi" w:hAnsiTheme="minorBidi"/>
          <w:sz w:val="24"/>
          <w:szCs w:val="24"/>
          <w:rtl/>
        </w:rPr>
        <w:t>חלוקת משימות, חלק מהקבוצה היו במילואים ובמספר אירועים שמנעו השתתפות בחלקים מסוימים מהפרויקט – מילואים, לידה ,מחלה.</w:t>
      </w:r>
    </w:p>
    <w:p w14:paraId="5257FC80" w14:textId="03294A22" w:rsidR="00945D8C" w:rsidRPr="00945D8C" w:rsidRDefault="00945D8C" w:rsidP="00945D8C">
      <w:pPr>
        <w:numPr>
          <w:ilvl w:val="0"/>
          <w:numId w:val="23"/>
        </w:numPr>
        <w:rPr>
          <w:rFonts w:asciiTheme="minorBidi" w:hAnsiTheme="minorBidi"/>
          <w:sz w:val="24"/>
          <w:szCs w:val="24"/>
        </w:rPr>
      </w:pPr>
      <w:r w:rsidRPr="00945D8C">
        <w:rPr>
          <w:rFonts w:asciiTheme="minorBidi" w:hAnsiTheme="minorBidi"/>
          <w:sz w:val="24"/>
          <w:szCs w:val="24"/>
          <w:rtl/>
        </w:rPr>
        <w:t>התחייבות ותכנון מראש לממש את מה שנכתב בחלק שממקד את פיתוח המערכת (</w:t>
      </w:r>
      <w:r w:rsidRPr="00945D8C">
        <w:rPr>
          <w:rFonts w:asciiTheme="minorBidi" w:hAnsiTheme="minorBidi"/>
          <w:sz w:val="24"/>
          <w:szCs w:val="24"/>
        </w:rPr>
        <w:t>convergent</w:t>
      </w:r>
      <w:r w:rsidRPr="00945D8C">
        <w:rPr>
          <w:rFonts w:asciiTheme="minorBidi" w:hAnsiTheme="minorBidi"/>
          <w:sz w:val="24"/>
          <w:szCs w:val="24"/>
          <w:rtl/>
        </w:rPr>
        <w:t>)</w:t>
      </w:r>
    </w:p>
    <w:p w14:paraId="147EAC9F" w14:textId="620DB2FF" w:rsidR="00945D8C" w:rsidRPr="00945D8C" w:rsidRDefault="00945D8C" w:rsidP="00945D8C">
      <w:pPr>
        <w:numPr>
          <w:ilvl w:val="0"/>
          <w:numId w:val="23"/>
        </w:numPr>
        <w:rPr>
          <w:rFonts w:asciiTheme="minorBidi" w:hAnsiTheme="minorBidi"/>
          <w:sz w:val="24"/>
          <w:szCs w:val="24"/>
        </w:rPr>
      </w:pPr>
      <w:r w:rsidRPr="00945D8C">
        <w:rPr>
          <w:rFonts w:asciiTheme="minorBidi" w:hAnsiTheme="minorBidi"/>
          <w:sz w:val="24"/>
          <w:szCs w:val="24"/>
          <w:rtl/>
        </w:rPr>
        <w:t xml:space="preserve">שינוי התפיסה של מה הלקוח רוצה להבין מהמערכת – בהתחלה התמקדנו יותר בחניכה של עובדים בצוות ולאחר השיחה עם עוזי חידדנו את הפרסונה לכזאת שעם דרישות מערכת יותר ניהוליות (ניהול ושליטה).  </w:t>
      </w:r>
    </w:p>
    <w:p w14:paraId="5AB10C61" w14:textId="4298C6C4" w:rsidR="00945D8C" w:rsidRPr="00945D8C" w:rsidRDefault="00945D8C" w:rsidP="00945D8C">
      <w:pPr>
        <w:numPr>
          <w:ilvl w:val="0"/>
          <w:numId w:val="23"/>
        </w:numPr>
        <w:rPr>
          <w:rFonts w:asciiTheme="minorBidi" w:hAnsiTheme="minorBidi"/>
          <w:sz w:val="24"/>
          <w:szCs w:val="24"/>
        </w:rPr>
      </w:pPr>
      <w:r w:rsidRPr="00945D8C">
        <w:rPr>
          <w:rFonts w:asciiTheme="minorBidi" w:hAnsiTheme="minorBidi"/>
          <w:sz w:val="24"/>
          <w:szCs w:val="24"/>
          <w:rtl/>
        </w:rPr>
        <w:t xml:space="preserve">ההטמעה של הפיצ’ר </w:t>
      </w:r>
      <w:r w:rsidRPr="00945D8C">
        <w:rPr>
          <w:rFonts w:asciiTheme="minorBidi" w:hAnsiTheme="minorBidi"/>
          <w:sz w:val="24"/>
          <w:szCs w:val="24"/>
        </w:rPr>
        <w:t>PDF</w:t>
      </w:r>
      <w:r w:rsidRPr="00945D8C">
        <w:rPr>
          <w:rFonts w:asciiTheme="minorBidi" w:hAnsiTheme="minorBidi"/>
          <w:sz w:val="24"/>
          <w:szCs w:val="24"/>
          <w:rtl/>
        </w:rPr>
        <w:t xml:space="preserve"> דרשה הסתכלות רחבה על הקוד וכל רכיבי המערכת בזמן פיתוח מקבילי </w:t>
      </w:r>
    </w:p>
    <w:p w14:paraId="37CCD166" w14:textId="77777777" w:rsidR="00E802A0" w:rsidRDefault="00E802A0" w:rsidP="00506738">
      <w:pPr>
        <w:rPr>
          <w:rtl/>
        </w:rPr>
      </w:pPr>
    </w:p>
    <w:p w14:paraId="1659F853" w14:textId="01E0A9E4" w:rsidR="00E802A0" w:rsidRPr="009A6A03" w:rsidRDefault="00E802A0" w:rsidP="00E802A0">
      <w:pPr>
        <w:pStyle w:val="Heading2"/>
        <w:rPr>
          <w:rtl/>
        </w:rPr>
      </w:pPr>
      <w:r>
        <w:rPr>
          <w:rFonts w:hint="cs"/>
          <w:rtl/>
        </w:rPr>
        <w:t>שקיפות אלגוריתמית</w:t>
      </w:r>
    </w:p>
    <w:p w14:paraId="10CDAA91" w14:textId="77777777" w:rsidR="00ED4F6B" w:rsidRPr="00ED4F6B" w:rsidRDefault="00ED4F6B" w:rsidP="00ED4F6B">
      <w:pPr>
        <w:numPr>
          <w:ilvl w:val="0"/>
          <w:numId w:val="24"/>
        </w:numPr>
        <w:rPr>
          <w:sz w:val="24"/>
          <w:szCs w:val="24"/>
        </w:rPr>
      </w:pPr>
      <w:r w:rsidRPr="00ED4F6B">
        <w:rPr>
          <w:sz w:val="24"/>
          <w:szCs w:val="24"/>
          <w:rtl/>
        </w:rPr>
        <w:t>לפני כל תא משמעותי המכיל ניתוח והצגת נתונים, נכתב הסבר קצר מה התא אמור לבצע ועל מה הוא אחראי במערכת.</w:t>
      </w:r>
    </w:p>
    <w:p w14:paraId="3D1543EF" w14:textId="77777777" w:rsidR="00ED4F6B" w:rsidRDefault="00ED4F6B" w:rsidP="00ED4F6B">
      <w:pPr>
        <w:numPr>
          <w:ilvl w:val="0"/>
          <w:numId w:val="24"/>
        </w:numPr>
        <w:rPr>
          <w:sz w:val="24"/>
          <w:szCs w:val="24"/>
        </w:rPr>
      </w:pPr>
      <w:r w:rsidRPr="00ED4F6B">
        <w:rPr>
          <w:sz w:val="24"/>
          <w:szCs w:val="24"/>
          <w:rtl/>
        </w:rPr>
        <w:t>במהלך הקוד יש פרמטרים וקריטריונים רבים לכן ניתנו שמות משתנים משמעותיים עבור קריאות הקוד עם תיעוד במהלכו, דבר שמאפשר למתכנת לקרא את הקוד ולהבין את פועלו.</w:t>
      </w:r>
    </w:p>
    <w:p w14:paraId="0F4781FD" w14:textId="77777777" w:rsidR="00ED4F6B" w:rsidRDefault="00ED4F6B" w:rsidP="00ED4F6B">
      <w:pPr>
        <w:rPr>
          <w:sz w:val="24"/>
          <w:szCs w:val="24"/>
          <w:rtl/>
        </w:rPr>
      </w:pPr>
    </w:p>
    <w:tbl>
      <w:tblPr>
        <w:tblStyle w:val="GridTable5Dark-Accent3"/>
        <w:tblpPr w:leftFromText="180" w:rightFromText="180" w:vertAnchor="text" w:horzAnchor="margin" w:tblpY="716"/>
        <w:bidiVisual/>
        <w:tblW w:w="8295" w:type="dxa"/>
        <w:tblLayout w:type="fixed"/>
        <w:tblLook w:val="0400" w:firstRow="0" w:lastRow="0" w:firstColumn="0" w:lastColumn="0" w:noHBand="0" w:noVBand="1"/>
      </w:tblPr>
      <w:tblGrid>
        <w:gridCol w:w="2464"/>
        <w:gridCol w:w="3097"/>
        <w:gridCol w:w="2734"/>
      </w:tblGrid>
      <w:tr w:rsidR="00BA2881" w:rsidRPr="00482564" w14:paraId="6E6C7724" w14:textId="77777777" w:rsidTr="00BA2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64" w:type="dxa"/>
            <w:hideMark/>
          </w:tcPr>
          <w:p w14:paraId="6DCF7B43" w14:textId="77777777" w:rsidR="00BA2881" w:rsidRPr="00482564" w:rsidRDefault="00BA2881" w:rsidP="00BA2881">
            <w:pPr>
              <w:pStyle w:val="Heading2"/>
              <w:spacing w:line="259" w:lineRule="auto"/>
              <w:jc w:val="center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482564">
              <w:rPr>
                <w:rFonts w:asciiTheme="minorBidi" w:hAnsiTheme="minorBidi" w:cstheme="minorBidi"/>
                <w:color w:val="auto"/>
                <w:sz w:val="24"/>
                <w:szCs w:val="24"/>
                <w:rtl/>
              </w:rPr>
              <w:t>הערת  משוב</w:t>
            </w:r>
          </w:p>
        </w:tc>
        <w:tc>
          <w:tcPr>
            <w:tcW w:w="3097" w:type="dxa"/>
            <w:hideMark/>
          </w:tcPr>
          <w:p w14:paraId="4BB8AC6E" w14:textId="77777777" w:rsidR="00BA2881" w:rsidRPr="00482564" w:rsidRDefault="00BA2881" w:rsidP="00BA2881">
            <w:pPr>
              <w:pStyle w:val="Heading2"/>
              <w:spacing w:line="259" w:lineRule="auto"/>
              <w:jc w:val="center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482564">
              <w:rPr>
                <w:rFonts w:asciiTheme="minorBidi" w:hAnsiTheme="minorBidi" w:cstheme="minorBidi"/>
                <w:color w:val="auto"/>
                <w:sz w:val="24"/>
                <w:szCs w:val="24"/>
                <w:rtl/>
              </w:rPr>
              <w:t>האם לדעתכם יש צורך בשינוי במערכת בעקבות ההערה?</w:t>
            </w:r>
          </w:p>
        </w:tc>
        <w:tc>
          <w:tcPr>
            <w:tcW w:w="2734" w:type="dxa"/>
            <w:hideMark/>
          </w:tcPr>
          <w:p w14:paraId="06BBD1CE" w14:textId="77777777" w:rsidR="00BA2881" w:rsidRPr="00482564" w:rsidRDefault="00BA2881" w:rsidP="00BA2881">
            <w:pPr>
              <w:pStyle w:val="Heading2"/>
              <w:spacing w:line="259" w:lineRule="auto"/>
              <w:jc w:val="center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482564">
              <w:rPr>
                <w:rFonts w:asciiTheme="minorBidi" w:hAnsiTheme="minorBidi" w:cstheme="minorBidi"/>
                <w:color w:val="auto"/>
                <w:sz w:val="24"/>
                <w:szCs w:val="24"/>
                <w:rtl/>
              </w:rPr>
              <w:t>נימוק</w:t>
            </w:r>
          </w:p>
        </w:tc>
      </w:tr>
      <w:tr w:rsidR="00BA2881" w:rsidRPr="00482564" w14:paraId="1BEC25AF" w14:textId="77777777" w:rsidTr="00BA2881">
        <w:tc>
          <w:tcPr>
            <w:tcW w:w="2464" w:type="dxa"/>
          </w:tcPr>
          <w:p w14:paraId="52239FD5" w14:textId="77777777" w:rsidR="00BA2881" w:rsidRPr="00482564" w:rsidRDefault="00BA2881" w:rsidP="00BA2881">
            <w:pPr>
              <w:pStyle w:val="Heading2"/>
              <w:spacing w:line="259" w:lineRule="auto"/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</w:pPr>
            <w:r w:rsidRPr="00BA2881">
              <w:rPr>
                <w:rFonts w:asciiTheme="minorBidi" w:hAnsiTheme="minorBidi" w:cstheme="minorBidi"/>
                <w:color w:val="auto"/>
                <w:sz w:val="24"/>
                <w:szCs w:val="24"/>
                <w:rtl/>
              </w:rPr>
              <w:t>הצגת</w:t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 xml:space="preserve"> מידע נוסף</w:t>
            </w:r>
          </w:p>
        </w:tc>
        <w:tc>
          <w:tcPr>
            <w:tcW w:w="3097" w:type="dxa"/>
          </w:tcPr>
          <w:p w14:paraId="3BB77CAE" w14:textId="04EE7E19" w:rsidR="00BA2881" w:rsidRPr="00482564" w:rsidRDefault="00BA2881" w:rsidP="0021045E">
            <w:pPr>
              <w:pStyle w:val="Heading2"/>
              <w:spacing w:line="259" w:lineRule="auto"/>
              <w:jc w:val="center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לא</w:t>
            </w:r>
          </w:p>
        </w:tc>
        <w:tc>
          <w:tcPr>
            <w:tcW w:w="2734" w:type="dxa"/>
          </w:tcPr>
          <w:p w14:paraId="0936F1EF" w14:textId="3BC81F45" w:rsidR="00BA2881" w:rsidRPr="00482564" w:rsidRDefault="00BA2881" w:rsidP="00BA2881">
            <w:pPr>
              <w:pStyle w:val="Heading2"/>
              <w:spacing w:line="259" w:lineRule="auto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 xml:space="preserve">נכון למצב הנתון יש מספיק גרפים שיכולים לבצע את הנדרש ולתת מענה טוב ויעיל עבור מנהל </w:t>
            </w:r>
            <w:r w:rsidR="00807BDC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המערך ולתת לצוות שיפור משמעותי ביעילות</w:t>
            </w:r>
          </w:p>
        </w:tc>
      </w:tr>
      <w:tr w:rsidR="00BA2881" w:rsidRPr="00482564" w14:paraId="7A093DED" w14:textId="77777777" w:rsidTr="00BA2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64" w:type="dxa"/>
          </w:tcPr>
          <w:p w14:paraId="4D6E6578" w14:textId="616621F5" w:rsidR="00BA2881" w:rsidRPr="00BA2881" w:rsidRDefault="00BA2881" w:rsidP="00420439">
            <w:pPr>
              <w:pStyle w:val="Heading2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הנגשת</w:t>
            </w:r>
            <w:r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 xml:space="preserve"> </w:t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המערכת עבור אנשים פחות חזקים בקו</w:t>
            </w:r>
            <w:r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ד</w:t>
            </w:r>
          </w:p>
        </w:tc>
        <w:tc>
          <w:tcPr>
            <w:tcW w:w="3097" w:type="dxa"/>
          </w:tcPr>
          <w:p w14:paraId="1F377D98" w14:textId="77777777" w:rsidR="00BA2881" w:rsidRPr="00482564" w:rsidRDefault="00BA2881" w:rsidP="00BA2881">
            <w:pPr>
              <w:pStyle w:val="Heading2"/>
              <w:jc w:val="center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כ</w:t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ן</w:t>
            </w:r>
          </w:p>
        </w:tc>
        <w:tc>
          <w:tcPr>
            <w:tcW w:w="2734" w:type="dxa"/>
          </w:tcPr>
          <w:p w14:paraId="2ED9F142" w14:textId="77777777" w:rsidR="00BA2881" w:rsidRPr="00482564" w:rsidRDefault="00BA2881" w:rsidP="00BA2881">
            <w:pPr>
              <w:pStyle w:val="Heading2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תיק המשתמש הורחב ורשום באופן קריא וקל יותר</w:t>
            </w:r>
          </w:p>
        </w:tc>
      </w:tr>
      <w:tr w:rsidR="00BA2881" w:rsidRPr="00482564" w14:paraId="42209AA4" w14:textId="77777777" w:rsidTr="00BA2881">
        <w:tc>
          <w:tcPr>
            <w:tcW w:w="2464" w:type="dxa"/>
          </w:tcPr>
          <w:p w14:paraId="4F999BD7" w14:textId="77777777" w:rsidR="00BA2881" w:rsidRPr="00BA2881" w:rsidRDefault="00BA2881" w:rsidP="00BA2881">
            <w:pPr>
              <w:pStyle w:val="Heading2"/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הרחבת הצ'אטבוט</w:t>
            </w:r>
          </w:p>
        </w:tc>
        <w:tc>
          <w:tcPr>
            <w:tcW w:w="3097" w:type="dxa"/>
          </w:tcPr>
          <w:p w14:paraId="52FC72ED" w14:textId="77777777" w:rsidR="00BA2881" w:rsidRPr="00BA2881" w:rsidRDefault="00BA2881" w:rsidP="00BA2881">
            <w:pPr>
              <w:pStyle w:val="Heading2"/>
              <w:jc w:val="center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 xml:space="preserve">לא </w:t>
            </w:r>
          </w:p>
        </w:tc>
        <w:tc>
          <w:tcPr>
            <w:tcW w:w="2734" w:type="dxa"/>
          </w:tcPr>
          <w:p w14:paraId="39D1D68C" w14:textId="77777777" w:rsidR="00BA2881" w:rsidRPr="00BA2881" w:rsidRDefault="00BA2881" w:rsidP="00BA2881">
            <w:pPr>
              <w:pStyle w:val="Heading2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הצ</w:t>
            </w:r>
            <w:r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'</w:t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אט עונה על הצורך אליו הוא קיים.</w:t>
            </w:r>
            <w:r w:rsidRPr="00BA2881">
              <w:rPr>
                <w:rFonts w:asciiTheme="minorBidi" w:hAnsiTheme="minorBidi" w:cstheme="minorBidi"/>
                <w:color w:val="auto"/>
                <w:sz w:val="24"/>
                <w:szCs w:val="24"/>
                <w:rtl/>
              </w:rPr>
              <w:br/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הרחבה שלו יכולה להיות מאוד נחמדה עבור המשתמש אך כרגע עונה על הדרישה.</w:t>
            </w:r>
          </w:p>
        </w:tc>
      </w:tr>
      <w:tr w:rsidR="00BA2881" w:rsidRPr="00482564" w14:paraId="6E6E24D1" w14:textId="77777777" w:rsidTr="00BA2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64" w:type="dxa"/>
          </w:tcPr>
          <w:p w14:paraId="77D960FD" w14:textId="77777777" w:rsidR="00BA2881" w:rsidRPr="00BA2881" w:rsidRDefault="00BA2881" w:rsidP="00BA2881">
            <w:pPr>
              <w:pStyle w:val="Heading2"/>
              <w:spacing w:line="259" w:lineRule="auto"/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שינוי גרף שכיחות הפעולות של המשתמש על מנת לשפר את הקריאות</w:t>
            </w:r>
          </w:p>
        </w:tc>
        <w:tc>
          <w:tcPr>
            <w:tcW w:w="3097" w:type="dxa"/>
          </w:tcPr>
          <w:p w14:paraId="696ABAD3" w14:textId="77777777" w:rsidR="00BA2881" w:rsidRPr="00BA2881" w:rsidRDefault="00BA2881" w:rsidP="00BA2881">
            <w:pPr>
              <w:pStyle w:val="Heading2"/>
              <w:spacing w:line="259" w:lineRule="auto"/>
              <w:jc w:val="center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כן</w:t>
            </w:r>
          </w:p>
        </w:tc>
        <w:tc>
          <w:tcPr>
            <w:tcW w:w="2734" w:type="dxa"/>
          </w:tcPr>
          <w:p w14:paraId="3E8E26AA" w14:textId="27BCBCCB" w:rsidR="00BA2881" w:rsidRPr="00BA2881" w:rsidRDefault="00BA2881" w:rsidP="00BA2881">
            <w:pPr>
              <w:pStyle w:val="Heading2"/>
              <w:spacing w:line="259" w:lineRule="auto"/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בוצע היפוך של הגר</w:t>
            </w:r>
            <w:r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ף</w:t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 xml:space="preserve"> כך שציר ה</w:t>
            </w:r>
            <w:r w:rsidRPr="00BA2881">
              <w:rPr>
                <w:rFonts w:asciiTheme="minorBidi" w:hAnsiTheme="minorBidi" w:cstheme="minorBidi"/>
                <w:color w:val="auto"/>
                <w:sz w:val="24"/>
                <w:szCs w:val="24"/>
              </w:rPr>
              <w:t>X</w:t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 xml:space="preserve"> וציר ה</w:t>
            </w:r>
            <w:r w:rsidRPr="00BA2881">
              <w:rPr>
                <w:rFonts w:asciiTheme="minorBidi" w:hAnsiTheme="minorBidi" w:cstheme="minorBidi"/>
                <w:color w:val="auto"/>
                <w:sz w:val="24"/>
                <w:szCs w:val="24"/>
              </w:rPr>
              <w:t>Y</w:t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 xml:space="preserve"> התחלפו</w:t>
            </w:r>
            <w:r w:rsidR="00603974">
              <w:rPr>
                <w:rFonts w:asciiTheme="minorBidi" w:hAnsiTheme="minorBidi" w:cstheme="minorBidi"/>
                <w:color w:val="auto"/>
                <w:sz w:val="24"/>
                <w:szCs w:val="24"/>
              </w:rPr>
              <w:br/>
            </w:r>
            <w:r w:rsidR="00603974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מעבר לזה עברנו על שאר הגרפים ווידאנו כי הנראות שלהם טובה וידידותית למשתמש</w:t>
            </w:r>
          </w:p>
        </w:tc>
      </w:tr>
    </w:tbl>
    <w:p w14:paraId="6919AEE2" w14:textId="16C6C6F4" w:rsidR="00482564" w:rsidRDefault="00A138E6" w:rsidP="00BA2881">
      <w:pPr>
        <w:pStyle w:val="Heading2"/>
        <w:rPr>
          <w:rFonts w:asciiTheme="minorBidi" w:hAnsiTheme="minorBidi" w:cstheme="minorBidi"/>
          <w:sz w:val="24"/>
          <w:szCs w:val="24"/>
        </w:rPr>
      </w:pPr>
      <w:r w:rsidRPr="005E15F6">
        <w:rPr>
          <w:rFonts w:asciiTheme="minorBidi" w:hAnsiTheme="minorBidi" w:cstheme="minorBidi"/>
          <w:sz w:val="24"/>
          <w:szCs w:val="24"/>
          <w:rtl/>
        </w:rPr>
        <w:t>טבלת משוב</w:t>
      </w:r>
    </w:p>
    <w:p w14:paraId="2859FA0E" w14:textId="77777777" w:rsidR="00BA2881" w:rsidRPr="00BA2881" w:rsidRDefault="00BA2881" w:rsidP="00BA2881"/>
    <w:p w14:paraId="0B0538EC" w14:textId="512572C3" w:rsidR="00ED4F6B" w:rsidRPr="00ED4F6B" w:rsidRDefault="00ED4F6B" w:rsidP="00A138E6">
      <w:pPr>
        <w:pStyle w:val="Heading2"/>
      </w:pPr>
    </w:p>
    <w:p w14:paraId="5BB5EA99" w14:textId="5DF5B9E0" w:rsidR="00E802A0" w:rsidRPr="005E15F6" w:rsidRDefault="00E802A0" w:rsidP="005E15F6">
      <w:pPr>
        <w:pStyle w:val="Heading2"/>
        <w:rPr>
          <w:rFonts w:asciiTheme="minorBidi" w:hAnsiTheme="minorBidi" w:cstheme="minorBidi"/>
          <w:sz w:val="24"/>
          <w:szCs w:val="24"/>
        </w:rPr>
      </w:pPr>
    </w:p>
    <w:p w14:paraId="1A5C15D9" w14:textId="514CC4BD" w:rsidR="009A6A03" w:rsidRDefault="005E15F6" w:rsidP="005E15F6">
      <w:pPr>
        <w:pStyle w:val="Heading2"/>
        <w:rPr>
          <w:rFonts w:asciiTheme="minorBidi" w:hAnsiTheme="minorBidi" w:cstheme="minorBidi"/>
          <w:sz w:val="24"/>
          <w:szCs w:val="24"/>
          <w:rtl/>
        </w:rPr>
      </w:pPr>
      <w:r w:rsidRPr="005E15F6">
        <w:rPr>
          <w:rFonts w:asciiTheme="minorBidi" w:hAnsiTheme="minorBidi" w:cstheme="minorBidi"/>
          <w:sz w:val="24"/>
          <w:szCs w:val="24"/>
          <w:rtl/>
        </w:rPr>
        <w:t>מקורות</w:t>
      </w:r>
    </w:p>
    <w:p w14:paraId="14C8FEBD" w14:textId="120B0DCB" w:rsidR="00171A97" w:rsidRDefault="00D10BED" w:rsidP="00D10BED">
      <w:pPr>
        <w:numPr>
          <w:ilvl w:val="0"/>
          <w:numId w:val="25"/>
        </w:numPr>
        <w:rPr>
          <w:rFonts w:asciiTheme="minorBidi" w:hAnsiTheme="minorBidi"/>
          <w:sz w:val="24"/>
          <w:szCs w:val="24"/>
        </w:rPr>
      </w:pPr>
      <w:r w:rsidRPr="00D10BED">
        <w:rPr>
          <w:rFonts w:asciiTheme="minorBidi" w:hAnsiTheme="minorBidi"/>
          <w:sz w:val="24"/>
          <w:szCs w:val="24"/>
        </w:rPr>
        <w:t>ChatGPT</w:t>
      </w:r>
      <w:r w:rsidR="009732C9">
        <w:rPr>
          <w:rFonts w:asciiTheme="minorBidi" w:hAnsiTheme="minorBidi" w:hint="cs"/>
          <w:sz w:val="24"/>
          <w:szCs w:val="24"/>
          <w:rtl/>
        </w:rPr>
        <w:t xml:space="preserve"> </w:t>
      </w:r>
      <w:r w:rsidR="00171A97">
        <w:rPr>
          <w:rFonts w:asciiTheme="minorBidi" w:hAnsiTheme="minorBidi" w:hint="cs"/>
          <w:sz w:val="24"/>
          <w:szCs w:val="24"/>
          <w:rtl/>
        </w:rPr>
        <w:t>:</w:t>
      </w:r>
    </w:p>
    <w:p w14:paraId="2FFEE827" w14:textId="6FF4936F" w:rsidR="00D10BED" w:rsidRDefault="002C46DA" w:rsidP="00171A97">
      <w:pPr>
        <w:numPr>
          <w:ilvl w:val="1"/>
          <w:numId w:val="25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suggest two</w:t>
      </w:r>
      <w:r w:rsidR="00171A97">
        <w:rPr>
          <w:rFonts w:asciiTheme="minorBidi" w:hAnsiTheme="minorBidi"/>
          <w:sz w:val="24"/>
          <w:szCs w:val="24"/>
        </w:rPr>
        <w:t xml:space="preserve"> data</w:t>
      </w:r>
      <w:r>
        <w:rPr>
          <w:rFonts w:asciiTheme="minorBidi" w:hAnsiTheme="minorBidi"/>
          <w:sz w:val="24"/>
          <w:szCs w:val="24"/>
        </w:rPr>
        <w:t xml:space="preserve"> layer graph types in matplotlib</w:t>
      </w:r>
    </w:p>
    <w:p w14:paraId="67B987B4" w14:textId="1496C351" w:rsidR="00171A97" w:rsidRPr="00D10BED" w:rsidRDefault="00171A97" w:rsidP="00171A97">
      <w:pPr>
        <w:numPr>
          <w:ilvl w:val="1"/>
          <w:numId w:val="25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how to </w:t>
      </w:r>
      <w:r w:rsidR="007B60A8">
        <w:rPr>
          <w:rFonts w:asciiTheme="minorBidi" w:hAnsiTheme="minorBidi"/>
          <w:sz w:val="24"/>
          <w:szCs w:val="24"/>
        </w:rPr>
        <w:t>analyze the given data frame with pywidgets</w:t>
      </w:r>
    </w:p>
    <w:p w14:paraId="611CF37D" w14:textId="77777777" w:rsidR="00D10BED" w:rsidRPr="00D10BED" w:rsidRDefault="00D10BED" w:rsidP="00D10BED">
      <w:pPr>
        <w:numPr>
          <w:ilvl w:val="0"/>
          <w:numId w:val="25"/>
        </w:numPr>
        <w:rPr>
          <w:rFonts w:asciiTheme="minorBidi" w:hAnsiTheme="minorBidi"/>
          <w:sz w:val="24"/>
          <w:szCs w:val="24"/>
        </w:rPr>
      </w:pPr>
      <w:r w:rsidRPr="00D10BED">
        <w:rPr>
          <w:rFonts w:asciiTheme="minorBidi" w:hAnsiTheme="minorBidi"/>
          <w:sz w:val="24"/>
          <w:szCs w:val="24"/>
        </w:rPr>
        <w:t>GeeksForGeeks</w:t>
      </w:r>
    </w:p>
    <w:p w14:paraId="1FEDEA01" w14:textId="7B405D03" w:rsidR="00D10BED" w:rsidRPr="00054FB2" w:rsidRDefault="00D10BED" w:rsidP="00054FB2">
      <w:pPr>
        <w:numPr>
          <w:ilvl w:val="0"/>
          <w:numId w:val="25"/>
        </w:numPr>
        <w:rPr>
          <w:rFonts w:asciiTheme="minorBidi" w:hAnsiTheme="minorBidi"/>
          <w:sz w:val="24"/>
          <w:szCs w:val="24"/>
          <w:rtl/>
        </w:rPr>
      </w:pPr>
      <w:r w:rsidRPr="00D10BED">
        <w:rPr>
          <w:rFonts w:asciiTheme="minorBidi" w:hAnsiTheme="minorBidi"/>
          <w:sz w:val="24"/>
          <w:szCs w:val="24"/>
        </w:rPr>
        <w:t>Claude</w:t>
      </w:r>
    </w:p>
    <w:sectPr w:rsidR="00D10BED" w:rsidRPr="00054FB2" w:rsidSect="00811FF7">
      <w:headerReference w:type="default" r:id="rId16"/>
      <w:footerReference w:type="default" r:id="rId17"/>
      <w:pgSz w:w="11906" w:h="16838"/>
      <w:pgMar w:top="1440" w:right="1800" w:bottom="1440" w:left="1800" w:header="708" w:footer="144" w:gutter="0"/>
      <w:pgBorders w:offsetFrom="page">
        <w:top w:val="double" w:sz="4" w:space="20" w:color="auto"/>
        <w:left w:val="double" w:sz="4" w:space="20" w:color="auto"/>
        <w:bottom w:val="double" w:sz="4" w:space="20" w:color="auto"/>
        <w:right w:val="double" w:sz="4" w:space="20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1C2D4B" w14:textId="77777777" w:rsidR="0012713B" w:rsidRDefault="0012713B" w:rsidP="00185681">
      <w:pPr>
        <w:spacing w:after="0" w:line="240" w:lineRule="auto"/>
      </w:pPr>
      <w:r>
        <w:separator/>
      </w:r>
    </w:p>
  </w:endnote>
  <w:endnote w:type="continuationSeparator" w:id="0">
    <w:p w14:paraId="3D180CC7" w14:textId="77777777" w:rsidR="0012713B" w:rsidRDefault="0012713B" w:rsidP="00185681">
      <w:pPr>
        <w:spacing w:after="0" w:line="240" w:lineRule="auto"/>
      </w:pPr>
      <w:r>
        <w:continuationSeparator/>
      </w:r>
    </w:p>
  </w:endnote>
  <w:endnote w:type="continuationNotice" w:id="1">
    <w:p w14:paraId="7873B914" w14:textId="77777777" w:rsidR="0012713B" w:rsidRDefault="0012713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91AE97" w14:textId="4330136E" w:rsidR="0000779B" w:rsidRDefault="0000779B">
    <w:pPr>
      <w:pStyle w:val="Footer"/>
      <w:jc w:val="center"/>
      <w:rPr>
        <w:rtl/>
      </w:rPr>
    </w:pPr>
  </w:p>
  <w:p w14:paraId="214E33F3" w14:textId="59521B00" w:rsidR="0000779B" w:rsidRDefault="0000779B">
    <w:pPr>
      <w:pStyle w:val="Footer"/>
      <w:jc w:val="center"/>
      <w:rPr>
        <w:rtl/>
      </w:rPr>
    </w:pPr>
  </w:p>
  <w:p w14:paraId="42E4E897" w14:textId="0976AE18" w:rsidR="00937582" w:rsidRDefault="00937582">
    <w:pPr>
      <w:pStyle w:val="Footer"/>
      <w:jc w:val="center"/>
      <w:rPr>
        <w:rtl/>
      </w:rPr>
    </w:pPr>
  </w:p>
  <w:p w14:paraId="62EE440F" w14:textId="28EB86C4" w:rsidR="00937582" w:rsidRDefault="00937582">
    <w:pPr>
      <w:pStyle w:val="Footer"/>
      <w:jc w:val="center"/>
      <w:rPr>
        <w:rtl/>
      </w:rPr>
    </w:pPr>
  </w:p>
  <w:sdt>
    <w:sdtPr>
      <w:rPr>
        <w:rtl/>
      </w:rPr>
      <w:id w:val="1703124064"/>
      <w:docPartObj>
        <w:docPartGallery w:val="Page Numbers (Bottom of Page)"/>
        <w:docPartUnique/>
      </w:docPartObj>
    </w:sdtPr>
    <w:sdtEndPr/>
    <w:sdtContent>
      <w:p w14:paraId="16DB0F9D" w14:textId="77777777" w:rsidR="00185681" w:rsidRDefault="00185681">
        <w:pPr>
          <w:pStyle w:val="Footer"/>
          <w:jc w:val="center"/>
          <w:rPr>
            <w:rtl/>
          </w:rPr>
        </w:pPr>
      </w:p>
      <w:p w14:paraId="1CE54B93" w14:textId="57B348BE" w:rsidR="00185681" w:rsidRDefault="00185681" w:rsidP="0018568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381AC5" w14:textId="77777777" w:rsidR="0012713B" w:rsidRDefault="0012713B" w:rsidP="00185681">
      <w:pPr>
        <w:spacing w:after="0" w:line="240" w:lineRule="auto"/>
      </w:pPr>
      <w:r>
        <w:separator/>
      </w:r>
    </w:p>
  </w:footnote>
  <w:footnote w:type="continuationSeparator" w:id="0">
    <w:p w14:paraId="105E3C8C" w14:textId="77777777" w:rsidR="0012713B" w:rsidRDefault="0012713B" w:rsidP="00185681">
      <w:pPr>
        <w:spacing w:after="0" w:line="240" w:lineRule="auto"/>
      </w:pPr>
      <w:r>
        <w:continuationSeparator/>
      </w:r>
    </w:p>
  </w:footnote>
  <w:footnote w:type="continuationNotice" w:id="1">
    <w:p w14:paraId="281C73C7" w14:textId="77777777" w:rsidR="0012713B" w:rsidRDefault="0012713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7AB6C" w14:textId="301C7356" w:rsidR="0085087B" w:rsidRDefault="0085087B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8240" behindDoc="0" locked="0" layoutInCell="1" allowOverlap="0" wp14:anchorId="61B4E914" wp14:editId="2D2E4E0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2540" b="0"/>
              <wp:wrapNone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5D567CF" w14:textId="5A83310C" w:rsidR="0085087B" w:rsidRDefault="00880CD0">
                          <w:pPr>
                            <w:pStyle w:val="Header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>final report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1B4E914" id="Rectangle 197" o:spid="_x0000_s1027" style="position:absolute;left:0;text-align:left;margin-left:0;margin-top:0;width:468.5pt;height:21.3pt;z-index:251658240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" o:allowoverlap="f" fillcolor="#404040 [2429]" stroked="f" strokeweight="1.5pt">
              <v:textbox style="mso-fit-shape-to-text:t">
                <w:txbxContent>
                  <w:p w14:paraId="55D567CF" w14:textId="5A83310C" w:rsidR="0085087B" w:rsidRDefault="00880CD0">
                    <w:pPr>
                      <w:pStyle w:val="Header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final report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="003C419B">
      <w:t>n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5IjbdB7SzWu2F" int2:id="0W26yvuE">
      <int2:state int2:value="Rejected" int2:type="AugLoop_Text_Critique"/>
    </int2:textHash>
    <int2:textHash int2:hashCode="UXE0CZNVdtY9Bm" int2:id="0jbHggPL">
      <int2:state int2:value="Rejected" int2:type="AugLoop_Text_Critique"/>
    </int2:textHash>
    <int2:textHash int2:hashCode="oXyaqmHoChv3HQ" int2:id="2gXHcDqy">
      <int2:state int2:value="Rejected" int2:type="AugLoop_Text_Critique"/>
    </int2:textHash>
    <int2:textHash int2:hashCode="Q3Sq7iR/sjfObJ" int2:id="94CBIu4F">
      <int2:state int2:value="Rejected" int2:type="AugLoop_Text_Critique"/>
    </int2:textHash>
    <int2:textHash int2:hashCode="zp9EvD00gTO0ci" int2:id="CMvsD6KB">
      <int2:state int2:value="Rejected" int2:type="AugLoop_Text_Critique"/>
    </int2:textHash>
    <int2:textHash int2:hashCode="6p/7brSl8Wf2op" int2:id="FLMggJXX">
      <int2:state int2:value="Rejected" int2:type="AugLoop_Text_Critique"/>
    </int2:textHash>
    <int2:textHash int2:hashCode="jzoHVDmI5Gc9yu" int2:id="fP34pgHM">
      <int2:state int2:value="Rejected" int2:type="AugLoop_Text_Critique"/>
    </int2:textHash>
    <int2:textHash int2:hashCode="0CeN5fbl3ynZyS" int2:id="lvqxswq9">
      <int2:state int2:value="Rejected" int2:type="AugLoop_Text_Critique"/>
    </int2:textHash>
    <int2:textHash int2:hashCode="OZZS5mD8XfICzs" int2:id="mKAGcBYx">
      <int2:state int2:value="Rejected" int2:type="AugLoop_Text_Critique"/>
    </int2:textHash>
    <int2:textHash int2:hashCode="mPVBQ6tOhrKMOv" int2:id="mbN6q9nf">
      <int2:state int2:value="Rejected" int2:type="AugLoop_Text_Critique"/>
    </int2:textHash>
    <int2:textHash int2:hashCode="KaGEtlyrV3aNrH" int2:id="nmXgr476">
      <int2:state int2:value="Rejected" int2:type="AugLoop_Text_Critique"/>
    </int2:textHash>
    <int2:textHash int2:hashCode="cPZ5V9/5hK0uxK" int2:id="tlLstscA">
      <int2:state int2:value="Rejected" int2:type="AugLoop_Text_Critique"/>
    </int2:textHash>
    <int2:textHash int2:hashCode="k3ks6dkh0AyB9Z" int2:id="vQOcDKeJ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733D3"/>
    <w:multiLevelType w:val="multilevel"/>
    <w:tmpl w:val="A0C8A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77D08"/>
    <w:multiLevelType w:val="hybridMultilevel"/>
    <w:tmpl w:val="011E1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8195D"/>
    <w:multiLevelType w:val="multilevel"/>
    <w:tmpl w:val="608C4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A00C30"/>
    <w:multiLevelType w:val="hybridMultilevel"/>
    <w:tmpl w:val="7A20A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4164A1"/>
    <w:multiLevelType w:val="hybridMultilevel"/>
    <w:tmpl w:val="A7B41108"/>
    <w:lvl w:ilvl="0" w:tplc="C09222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6027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2084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BA9A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B667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9062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84F1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3E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64F3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D117B90"/>
    <w:multiLevelType w:val="hybridMultilevel"/>
    <w:tmpl w:val="4C6AD98E"/>
    <w:lvl w:ilvl="0" w:tplc="E93AEF1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3502C"/>
    <w:multiLevelType w:val="hybridMultilevel"/>
    <w:tmpl w:val="E6BE9E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94554F"/>
    <w:multiLevelType w:val="hybridMultilevel"/>
    <w:tmpl w:val="77EAEB12"/>
    <w:lvl w:ilvl="0" w:tplc="A61C024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0D062B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90648D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8E0CAC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789F9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63EE1E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B1A0A8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344A488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7E227D9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289BC3"/>
    <w:multiLevelType w:val="hybridMultilevel"/>
    <w:tmpl w:val="BE5E8DF4"/>
    <w:lvl w:ilvl="0" w:tplc="5CD02AB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390DE9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52AAD97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E061EC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EFEE126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7EAADE6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0A6C31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C366BA2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30EB68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0115E95"/>
    <w:multiLevelType w:val="hybridMultilevel"/>
    <w:tmpl w:val="034A8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C94946"/>
    <w:multiLevelType w:val="hybridMultilevel"/>
    <w:tmpl w:val="72CE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927EDC"/>
    <w:multiLevelType w:val="hybridMultilevel"/>
    <w:tmpl w:val="D6C02C42"/>
    <w:lvl w:ilvl="0" w:tplc="F572B3E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465999"/>
    <w:multiLevelType w:val="hybridMultilevel"/>
    <w:tmpl w:val="0664A5FA"/>
    <w:lvl w:ilvl="0" w:tplc="09EE33A8">
      <w:start w:val="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951B89"/>
    <w:multiLevelType w:val="hybridMultilevel"/>
    <w:tmpl w:val="63C605D4"/>
    <w:lvl w:ilvl="0" w:tplc="16B8066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264CFC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E452CB8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706A164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43D06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77EAD7B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981A9F48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95411C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44854C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1F40EA3"/>
    <w:multiLevelType w:val="hybridMultilevel"/>
    <w:tmpl w:val="0CB6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F252E3"/>
    <w:multiLevelType w:val="hybridMultilevel"/>
    <w:tmpl w:val="09FEAC18"/>
    <w:lvl w:ilvl="0" w:tplc="845645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08EB1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4B65C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78614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DE4E7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EC0D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3E067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554DB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30AC4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363555A9"/>
    <w:multiLevelType w:val="hybridMultilevel"/>
    <w:tmpl w:val="3A60DB0C"/>
    <w:lvl w:ilvl="0" w:tplc="C7F20B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AA650E3"/>
    <w:multiLevelType w:val="hybridMultilevel"/>
    <w:tmpl w:val="F2D45860"/>
    <w:lvl w:ilvl="0" w:tplc="E544ECC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F32B82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37EA8A3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DDEF19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8284828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AAC8556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234106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FCED07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7E12EDC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019E2D6"/>
    <w:multiLevelType w:val="hybridMultilevel"/>
    <w:tmpl w:val="01DCAFF6"/>
    <w:lvl w:ilvl="0" w:tplc="03D2090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4DE533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15A9AD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44850F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C9707256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E2EE479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1A620C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14CD62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F5D45D8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10060A7"/>
    <w:multiLevelType w:val="multilevel"/>
    <w:tmpl w:val="408ED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A335AC"/>
    <w:multiLevelType w:val="hybridMultilevel"/>
    <w:tmpl w:val="153E5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955B0F"/>
    <w:multiLevelType w:val="hybridMultilevel"/>
    <w:tmpl w:val="1240A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6561BB"/>
    <w:multiLevelType w:val="hybridMultilevel"/>
    <w:tmpl w:val="043E1710"/>
    <w:lvl w:ilvl="0" w:tplc="45F67C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9092C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52B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945F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3003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62E7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C013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BC82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F444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51A5917"/>
    <w:multiLevelType w:val="hybridMultilevel"/>
    <w:tmpl w:val="B5C03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AFCF9F"/>
    <w:multiLevelType w:val="hybridMultilevel"/>
    <w:tmpl w:val="DFD0F3C4"/>
    <w:lvl w:ilvl="0" w:tplc="37029B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DB610C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E0A8ED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F04427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11E314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53FC3A0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3406C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2020B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8A4C08A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DDB3D42"/>
    <w:multiLevelType w:val="hybridMultilevel"/>
    <w:tmpl w:val="7BD87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C34485"/>
    <w:multiLevelType w:val="hybridMultilevel"/>
    <w:tmpl w:val="86862744"/>
    <w:lvl w:ilvl="0" w:tplc="F02AF996">
      <w:start w:val="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632348"/>
    <w:multiLevelType w:val="multilevel"/>
    <w:tmpl w:val="65200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2CB2F4F"/>
    <w:multiLevelType w:val="hybridMultilevel"/>
    <w:tmpl w:val="F23EF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4028">
    <w:abstractNumId w:val="9"/>
  </w:num>
  <w:num w:numId="2" w16cid:durableId="945968468">
    <w:abstractNumId w:val="19"/>
  </w:num>
  <w:num w:numId="3" w16cid:durableId="241184270">
    <w:abstractNumId w:val="2"/>
  </w:num>
  <w:num w:numId="4" w16cid:durableId="1030180711">
    <w:abstractNumId w:val="5"/>
  </w:num>
  <w:num w:numId="5" w16cid:durableId="1670407944">
    <w:abstractNumId w:val="0"/>
  </w:num>
  <w:num w:numId="6" w16cid:durableId="1208949863">
    <w:abstractNumId w:val="27"/>
  </w:num>
  <w:num w:numId="7" w16cid:durableId="1957441966">
    <w:abstractNumId w:val="20"/>
  </w:num>
  <w:num w:numId="8" w16cid:durableId="1179392668">
    <w:abstractNumId w:val="28"/>
  </w:num>
  <w:num w:numId="9" w16cid:durableId="1715426044">
    <w:abstractNumId w:val="23"/>
  </w:num>
  <w:num w:numId="10" w16cid:durableId="1954242356">
    <w:abstractNumId w:val="14"/>
  </w:num>
  <w:num w:numId="11" w16cid:durableId="1092241895">
    <w:abstractNumId w:val="16"/>
  </w:num>
  <w:num w:numId="12" w16cid:durableId="1930692082">
    <w:abstractNumId w:val="24"/>
  </w:num>
  <w:num w:numId="13" w16cid:durableId="1440755202">
    <w:abstractNumId w:val="17"/>
  </w:num>
  <w:num w:numId="14" w16cid:durableId="561255998">
    <w:abstractNumId w:val="13"/>
  </w:num>
  <w:num w:numId="15" w16cid:durableId="974262258">
    <w:abstractNumId w:val="8"/>
  </w:num>
  <w:num w:numId="16" w16cid:durableId="1482962135">
    <w:abstractNumId w:val="7"/>
  </w:num>
  <w:num w:numId="17" w16cid:durableId="1305622029">
    <w:abstractNumId w:val="18"/>
  </w:num>
  <w:num w:numId="18" w16cid:durableId="1402362171">
    <w:abstractNumId w:val="11"/>
  </w:num>
  <w:num w:numId="19" w16cid:durableId="1164903740">
    <w:abstractNumId w:val="1"/>
  </w:num>
  <w:num w:numId="20" w16cid:durableId="36976796">
    <w:abstractNumId w:val="26"/>
  </w:num>
  <w:num w:numId="21" w16cid:durableId="1924994696">
    <w:abstractNumId w:val="12"/>
  </w:num>
  <w:num w:numId="22" w16cid:durableId="1272250476">
    <w:abstractNumId w:val="21"/>
  </w:num>
  <w:num w:numId="23" w16cid:durableId="695471989">
    <w:abstractNumId w:val="4"/>
  </w:num>
  <w:num w:numId="24" w16cid:durableId="1261455223">
    <w:abstractNumId w:val="15"/>
  </w:num>
  <w:num w:numId="25" w16cid:durableId="1286539207">
    <w:abstractNumId w:val="22"/>
  </w:num>
  <w:num w:numId="26" w16cid:durableId="1846898716">
    <w:abstractNumId w:val="10"/>
  </w:num>
  <w:num w:numId="27" w16cid:durableId="565729616">
    <w:abstractNumId w:val="6"/>
  </w:num>
  <w:num w:numId="28" w16cid:durableId="1553688772">
    <w:abstractNumId w:val="3"/>
  </w:num>
  <w:num w:numId="29" w16cid:durableId="167707062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681"/>
    <w:rsid w:val="00000C83"/>
    <w:rsid w:val="000029BC"/>
    <w:rsid w:val="00004183"/>
    <w:rsid w:val="00004CE6"/>
    <w:rsid w:val="0000748A"/>
    <w:rsid w:val="000074F9"/>
    <w:rsid w:val="0000779B"/>
    <w:rsid w:val="000148FF"/>
    <w:rsid w:val="00017FD7"/>
    <w:rsid w:val="00024D7A"/>
    <w:rsid w:val="00026187"/>
    <w:rsid w:val="00027C3C"/>
    <w:rsid w:val="000311DE"/>
    <w:rsid w:val="000313DA"/>
    <w:rsid w:val="00032304"/>
    <w:rsid w:val="00032910"/>
    <w:rsid w:val="00032F8E"/>
    <w:rsid w:val="000347A3"/>
    <w:rsid w:val="00034B95"/>
    <w:rsid w:val="00034F94"/>
    <w:rsid w:val="00035CB7"/>
    <w:rsid w:val="00035D54"/>
    <w:rsid w:val="00041E5B"/>
    <w:rsid w:val="00041F99"/>
    <w:rsid w:val="00044653"/>
    <w:rsid w:val="00044842"/>
    <w:rsid w:val="00044D33"/>
    <w:rsid w:val="000462CE"/>
    <w:rsid w:val="000464FC"/>
    <w:rsid w:val="00051C1A"/>
    <w:rsid w:val="000521E6"/>
    <w:rsid w:val="00054FB2"/>
    <w:rsid w:val="00055CF6"/>
    <w:rsid w:val="000561EB"/>
    <w:rsid w:val="000565F4"/>
    <w:rsid w:val="00062830"/>
    <w:rsid w:val="000632E9"/>
    <w:rsid w:val="00063BBE"/>
    <w:rsid w:val="000641D9"/>
    <w:rsid w:val="00065226"/>
    <w:rsid w:val="00065A89"/>
    <w:rsid w:val="000668E0"/>
    <w:rsid w:val="00067F37"/>
    <w:rsid w:val="000708EA"/>
    <w:rsid w:val="000709D3"/>
    <w:rsid w:val="000711BD"/>
    <w:rsid w:val="00071377"/>
    <w:rsid w:val="00071972"/>
    <w:rsid w:val="00072433"/>
    <w:rsid w:val="00074935"/>
    <w:rsid w:val="00077F5C"/>
    <w:rsid w:val="00080DF5"/>
    <w:rsid w:val="000811F5"/>
    <w:rsid w:val="0008316E"/>
    <w:rsid w:val="00083699"/>
    <w:rsid w:val="00084C67"/>
    <w:rsid w:val="00085856"/>
    <w:rsid w:val="00085D3D"/>
    <w:rsid w:val="000907F0"/>
    <w:rsid w:val="00091DF2"/>
    <w:rsid w:val="00092A75"/>
    <w:rsid w:val="00093906"/>
    <w:rsid w:val="0009475B"/>
    <w:rsid w:val="00095F1D"/>
    <w:rsid w:val="000969A7"/>
    <w:rsid w:val="000A0A23"/>
    <w:rsid w:val="000A12C2"/>
    <w:rsid w:val="000A4584"/>
    <w:rsid w:val="000A47DA"/>
    <w:rsid w:val="000B20D6"/>
    <w:rsid w:val="000B3C81"/>
    <w:rsid w:val="000B3D47"/>
    <w:rsid w:val="000B3FD0"/>
    <w:rsid w:val="000B49B5"/>
    <w:rsid w:val="000B666F"/>
    <w:rsid w:val="000B7CFE"/>
    <w:rsid w:val="000C3DEA"/>
    <w:rsid w:val="000C5DF9"/>
    <w:rsid w:val="000C6A5B"/>
    <w:rsid w:val="000D1BCE"/>
    <w:rsid w:val="000D33FD"/>
    <w:rsid w:val="000E0A4F"/>
    <w:rsid w:val="000E1934"/>
    <w:rsid w:val="000E1D37"/>
    <w:rsid w:val="000E6903"/>
    <w:rsid w:val="000E7D97"/>
    <w:rsid w:val="000F1ADA"/>
    <w:rsid w:val="000F284B"/>
    <w:rsid w:val="000F3204"/>
    <w:rsid w:val="000F5BFB"/>
    <w:rsid w:val="000F7823"/>
    <w:rsid w:val="001000D7"/>
    <w:rsid w:val="001001FE"/>
    <w:rsid w:val="001018D2"/>
    <w:rsid w:val="001020A1"/>
    <w:rsid w:val="001026B9"/>
    <w:rsid w:val="00102791"/>
    <w:rsid w:val="00102D83"/>
    <w:rsid w:val="00103E29"/>
    <w:rsid w:val="00106000"/>
    <w:rsid w:val="001063D9"/>
    <w:rsid w:val="00111F57"/>
    <w:rsid w:val="00112C37"/>
    <w:rsid w:val="0011340D"/>
    <w:rsid w:val="00113A1F"/>
    <w:rsid w:val="00115B3B"/>
    <w:rsid w:val="00115FE5"/>
    <w:rsid w:val="00116959"/>
    <w:rsid w:val="00116DF1"/>
    <w:rsid w:val="00117E1A"/>
    <w:rsid w:val="00123517"/>
    <w:rsid w:val="0012450F"/>
    <w:rsid w:val="00125885"/>
    <w:rsid w:val="001267D1"/>
    <w:rsid w:val="0012687B"/>
    <w:rsid w:val="0012713B"/>
    <w:rsid w:val="00131626"/>
    <w:rsid w:val="00131C5B"/>
    <w:rsid w:val="001342D4"/>
    <w:rsid w:val="001363A8"/>
    <w:rsid w:val="00136646"/>
    <w:rsid w:val="00137432"/>
    <w:rsid w:val="00140934"/>
    <w:rsid w:val="00141D8E"/>
    <w:rsid w:val="00142C66"/>
    <w:rsid w:val="00143C7F"/>
    <w:rsid w:val="001441EE"/>
    <w:rsid w:val="00144BC5"/>
    <w:rsid w:val="001450C4"/>
    <w:rsid w:val="0014542C"/>
    <w:rsid w:val="00146292"/>
    <w:rsid w:val="0015361F"/>
    <w:rsid w:val="0015449B"/>
    <w:rsid w:val="00154FD7"/>
    <w:rsid w:val="00160627"/>
    <w:rsid w:val="00161550"/>
    <w:rsid w:val="00163D3B"/>
    <w:rsid w:val="001675C3"/>
    <w:rsid w:val="00170A77"/>
    <w:rsid w:val="00170ECB"/>
    <w:rsid w:val="00170EFF"/>
    <w:rsid w:val="00170F8F"/>
    <w:rsid w:val="00171492"/>
    <w:rsid w:val="00171A97"/>
    <w:rsid w:val="00171DDB"/>
    <w:rsid w:val="00172C23"/>
    <w:rsid w:val="00175939"/>
    <w:rsid w:val="00175C2A"/>
    <w:rsid w:val="001810B2"/>
    <w:rsid w:val="00181DC0"/>
    <w:rsid w:val="001834A8"/>
    <w:rsid w:val="00185681"/>
    <w:rsid w:val="00191BE7"/>
    <w:rsid w:val="001928D7"/>
    <w:rsid w:val="00193698"/>
    <w:rsid w:val="00193D51"/>
    <w:rsid w:val="00194C4F"/>
    <w:rsid w:val="001B017A"/>
    <w:rsid w:val="001B1344"/>
    <w:rsid w:val="001B351B"/>
    <w:rsid w:val="001B4E38"/>
    <w:rsid w:val="001C026D"/>
    <w:rsid w:val="001C0D82"/>
    <w:rsid w:val="001C454A"/>
    <w:rsid w:val="001C5157"/>
    <w:rsid w:val="001C7205"/>
    <w:rsid w:val="001C7FE6"/>
    <w:rsid w:val="001D1C43"/>
    <w:rsid w:val="001D3F5C"/>
    <w:rsid w:val="001D761A"/>
    <w:rsid w:val="001D7F7A"/>
    <w:rsid w:val="001E1C1D"/>
    <w:rsid w:val="001E203C"/>
    <w:rsid w:val="001E21E0"/>
    <w:rsid w:val="001E4084"/>
    <w:rsid w:val="001E5230"/>
    <w:rsid w:val="001E6478"/>
    <w:rsid w:val="001F26BF"/>
    <w:rsid w:val="001F3CEB"/>
    <w:rsid w:val="001F3E6F"/>
    <w:rsid w:val="001F6E76"/>
    <w:rsid w:val="001F7511"/>
    <w:rsid w:val="00200F9B"/>
    <w:rsid w:val="00203F49"/>
    <w:rsid w:val="00204848"/>
    <w:rsid w:val="00204B5A"/>
    <w:rsid w:val="00205262"/>
    <w:rsid w:val="00205370"/>
    <w:rsid w:val="00205E12"/>
    <w:rsid w:val="0021045E"/>
    <w:rsid w:val="00213A75"/>
    <w:rsid w:val="00214869"/>
    <w:rsid w:val="00214BA4"/>
    <w:rsid w:val="00216372"/>
    <w:rsid w:val="002213B6"/>
    <w:rsid w:val="00221D46"/>
    <w:rsid w:val="00223AA4"/>
    <w:rsid w:val="00223D93"/>
    <w:rsid w:val="002248FD"/>
    <w:rsid w:val="0022515D"/>
    <w:rsid w:val="002252F0"/>
    <w:rsid w:val="00225863"/>
    <w:rsid w:val="00226410"/>
    <w:rsid w:val="002264AC"/>
    <w:rsid w:val="002337EC"/>
    <w:rsid w:val="0023382D"/>
    <w:rsid w:val="00233991"/>
    <w:rsid w:val="002356C1"/>
    <w:rsid w:val="0023610B"/>
    <w:rsid w:val="00241E33"/>
    <w:rsid w:val="00244B6C"/>
    <w:rsid w:val="00244EED"/>
    <w:rsid w:val="00245151"/>
    <w:rsid w:val="0024677D"/>
    <w:rsid w:val="002471CC"/>
    <w:rsid w:val="0024766E"/>
    <w:rsid w:val="00251068"/>
    <w:rsid w:val="00252DD8"/>
    <w:rsid w:val="00252F45"/>
    <w:rsid w:val="00253190"/>
    <w:rsid w:val="002532F9"/>
    <w:rsid w:val="0025435A"/>
    <w:rsid w:val="002549CD"/>
    <w:rsid w:val="0025526A"/>
    <w:rsid w:val="002575F0"/>
    <w:rsid w:val="0025785A"/>
    <w:rsid w:val="00257E1A"/>
    <w:rsid w:val="00261851"/>
    <w:rsid w:val="00261C58"/>
    <w:rsid w:val="00262F4E"/>
    <w:rsid w:val="0026324E"/>
    <w:rsid w:val="0026454D"/>
    <w:rsid w:val="00267129"/>
    <w:rsid w:val="00271193"/>
    <w:rsid w:val="00271827"/>
    <w:rsid w:val="00272641"/>
    <w:rsid w:val="002728DB"/>
    <w:rsid w:val="00273A15"/>
    <w:rsid w:val="00274B04"/>
    <w:rsid w:val="0028055B"/>
    <w:rsid w:val="002809F2"/>
    <w:rsid w:val="002840AB"/>
    <w:rsid w:val="002841E1"/>
    <w:rsid w:val="00293160"/>
    <w:rsid w:val="00293699"/>
    <w:rsid w:val="00294339"/>
    <w:rsid w:val="00295BC2"/>
    <w:rsid w:val="00295DA9"/>
    <w:rsid w:val="002A0053"/>
    <w:rsid w:val="002A1AF8"/>
    <w:rsid w:val="002A2010"/>
    <w:rsid w:val="002A5DFA"/>
    <w:rsid w:val="002A6912"/>
    <w:rsid w:val="002A6C22"/>
    <w:rsid w:val="002B01F8"/>
    <w:rsid w:val="002B0701"/>
    <w:rsid w:val="002B0AC9"/>
    <w:rsid w:val="002B1DB8"/>
    <w:rsid w:val="002B2532"/>
    <w:rsid w:val="002B32E0"/>
    <w:rsid w:val="002B6B73"/>
    <w:rsid w:val="002B6E68"/>
    <w:rsid w:val="002C0EE1"/>
    <w:rsid w:val="002C1CF3"/>
    <w:rsid w:val="002C2E57"/>
    <w:rsid w:val="002C46DA"/>
    <w:rsid w:val="002C5087"/>
    <w:rsid w:val="002C7F06"/>
    <w:rsid w:val="002D167D"/>
    <w:rsid w:val="002D21D5"/>
    <w:rsid w:val="002E1E07"/>
    <w:rsid w:val="002E6A6C"/>
    <w:rsid w:val="002E6EC0"/>
    <w:rsid w:val="002F0CD5"/>
    <w:rsid w:val="002F3636"/>
    <w:rsid w:val="002F551A"/>
    <w:rsid w:val="002F57B8"/>
    <w:rsid w:val="002F779B"/>
    <w:rsid w:val="00303CBC"/>
    <w:rsid w:val="00304896"/>
    <w:rsid w:val="0031019F"/>
    <w:rsid w:val="00310D43"/>
    <w:rsid w:val="00311765"/>
    <w:rsid w:val="00313EBD"/>
    <w:rsid w:val="00314560"/>
    <w:rsid w:val="00320FCD"/>
    <w:rsid w:val="00322EEA"/>
    <w:rsid w:val="003273A0"/>
    <w:rsid w:val="00332EBC"/>
    <w:rsid w:val="0033366E"/>
    <w:rsid w:val="0033379D"/>
    <w:rsid w:val="00333D18"/>
    <w:rsid w:val="00336019"/>
    <w:rsid w:val="00340777"/>
    <w:rsid w:val="00342189"/>
    <w:rsid w:val="003438AC"/>
    <w:rsid w:val="00344AC3"/>
    <w:rsid w:val="00344CAB"/>
    <w:rsid w:val="003465A3"/>
    <w:rsid w:val="00346EB9"/>
    <w:rsid w:val="00347F47"/>
    <w:rsid w:val="00354624"/>
    <w:rsid w:val="00356F00"/>
    <w:rsid w:val="00357442"/>
    <w:rsid w:val="0035781E"/>
    <w:rsid w:val="00360558"/>
    <w:rsid w:val="00360709"/>
    <w:rsid w:val="00360E6C"/>
    <w:rsid w:val="0036270C"/>
    <w:rsid w:val="00362E59"/>
    <w:rsid w:val="0036543E"/>
    <w:rsid w:val="00365B71"/>
    <w:rsid w:val="00365E03"/>
    <w:rsid w:val="00367022"/>
    <w:rsid w:val="00367C84"/>
    <w:rsid w:val="00370403"/>
    <w:rsid w:val="00375EB8"/>
    <w:rsid w:val="003771D2"/>
    <w:rsid w:val="003776DD"/>
    <w:rsid w:val="0038067B"/>
    <w:rsid w:val="003830C6"/>
    <w:rsid w:val="003844BE"/>
    <w:rsid w:val="003868B0"/>
    <w:rsid w:val="00386E2F"/>
    <w:rsid w:val="00392199"/>
    <w:rsid w:val="00392CC0"/>
    <w:rsid w:val="00397823"/>
    <w:rsid w:val="00397994"/>
    <w:rsid w:val="003A2045"/>
    <w:rsid w:val="003A54BE"/>
    <w:rsid w:val="003A5C39"/>
    <w:rsid w:val="003A630A"/>
    <w:rsid w:val="003B15B9"/>
    <w:rsid w:val="003B283B"/>
    <w:rsid w:val="003B3047"/>
    <w:rsid w:val="003B3467"/>
    <w:rsid w:val="003B49C5"/>
    <w:rsid w:val="003B4FE7"/>
    <w:rsid w:val="003B6B45"/>
    <w:rsid w:val="003B77A7"/>
    <w:rsid w:val="003B7B61"/>
    <w:rsid w:val="003C15C4"/>
    <w:rsid w:val="003C2053"/>
    <w:rsid w:val="003C419B"/>
    <w:rsid w:val="003C5902"/>
    <w:rsid w:val="003C613D"/>
    <w:rsid w:val="003D4BA9"/>
    <w:rsid w:val="003D522F"/>
    <w:rsid w:val="003E7E48"/>
    <w:rsid w:val="003F007C"/>
    <w:rsid w:val="003F2DEE"/>
    <w:rsid w:val="003F5ECA"/>
    <w:rsid w:val="003F7DC9"/>
    <w:rsid w:val="003F7EF0"/>
    <w:rsid w:val="00401348"/>
    <w:rsid w:val="00402AE5"/>
    <w:rsid w:val="00403F05"/>
    <w:rsid w:val="00404B40"/>
    <w:rsid w:val="00406552"/>
    <w:rsid w:val="00406869"/>
    <w:rsid w:val="0041384C"/>
    <w:rsid w:val="00413E56"/>
    <w:rsid w:val="004143DA"/>
    <w:rsid w:val="004144AB"/>
    <w:rsid w:val="00417DBB"/>
    <w:rsid w:val="00420439"/>
    <w:rsid w:val="0042084A"/>
    <w:rsid w:val="00427470"/>
    <w:rsid w:val="004279E3"/>
    <w:rsid w:val="00435857"/>
    <w:rsid w:val="00436015"/>
    <w:rsid w:val="00442802"/>
    <w:rsid w:val="004430D1"/>
    <w:rsid w:val="00443ABA"/>
    <w:rsid w:val="00444ACB"/>
    <w:rsid w:val="00446436"/>
    <w:rsid w:val="004466D9"/>
    <w:rsid w:val="00453852"/>
    <w:rsid w:val="0045514D"/>
    <w:rsid w:val="00455BD8"/>
    <w:rsid w:val="00455EEC"/>
    <w:rsid w:val="00460813"/>
    <w:rsid w:val="00460EB5"/>
    <w:rsid w:val="00461747"/>
    <w:rsid w:val="00462CCE"/>
    <w:rsid w:val="0046314E"/>
    <w:rsid w:val="0046614F"/>
    <w:rsid w:val="00470266"/>
    <w:rsid w:val="00472A70"/>
    <w:rsid w:val="00472D67"/>
    <w:rsid w:val="004748A7"/>
    <w:rsid w:val="004767EC"/>
    <w:rsid w:val="0048235C"/>
    <w:rsid w:val="00482564"/>
    <w:rsid w:val="00482837"/>
    <w:rsid w:val="004848EF"/>
    <w:rsid w:val="0048511B"/>
    <w:rsid w:val="004876B8"/>
    <w:rsid w:val="00492CD7"/>
    <w:rsid w:val="00493A0D"/>
    <w:rsid w:val="00495FB8"/>
    <w:rsid w:val="004A254F"/>
    <w:rsid w:val="004A2F64"/>
    <w:rsid w:val="004A363D"/>
    <w:rsid w:val="004A4998"/>
    <w:rsid w:val="004A6C28"/>
    <w:rsid w:val="004B1756"/>
    <w:rsid w:val="004B4B7F"/>
    <w:rsid w:val="004B57E7"/>
    <w:rsid w:val="004B6399"/>
    <w:rsid w:val="004B64FD"/>
    <w:rsid w:val="004C2889"/>
    <w:rsid w:val="004C3585"/>
    <w:rsid w:val="004C596E"/>
    <w:rsid w:val="004D0ADA"/>
    <w:rsid w:val="004D2008"/>
    <w:rsid w:val="004D2223"/>
    <w:rsid w:val="004D409B"/>
    <w:rsid w:val="004D45D9"/>
    <w:rsid w:val="004D6A16"/>
    <w:rsid w:val="004D6EEE"/>
    <w:rsid w:val="004E44EA"/>
    <w:rsid w:val="004E79C7"/>
    <w:rsid w:val="004F1000"/>
    <w:rsid w:val="004F11A5"/>
    <w:rsid w:val="004F50E9"/>
    <w:rsid w:val="004F5999"/>
    <w:rsid w:val="004F710F"/>
    <w:rsid w:val="0050006C"/>
    <w:rsid w:val="005015F6"/>
    <w:rsid w:val="00502980"/>
    <w:rsid w:val="00502D57"/>
    <w:rsid w:val="00503116"/>
    <w:rsid w:val="0050382C"/>
    <w:rsid w:val="00506738"/>
    <w:rsid w:val="00507F2E"/>
    <w:rsid w:val="005128BF"/>
    <w:rsid w:val="00517D24"/>
    <w:rsid w:val="0052177D"/>
    <w:rsid w:val="005301EC"/>
    <w:rsid w:val="00532D7C"/>
    <w:rsid w:val="00533669"/>
    <w:rsid w:val="0053702E"/>
    <w:rsid w:val="005412D6"/>
    <w:rsid w:val="005417E8"/>
    <w:rsid w:val="00542EED"/>
    <w:rsid w:val="00546E0A"/>
    <w:rsid w:val="00546E72"/>
    <w:rsid w:val="00547711"/>
    <w:rsid w:val="00547908"/>
    <w:rsid w:val="0055118D"/>
    <w:rsid w:val="00557DC1"/>
    <w:rsid w:val="005666E2"/>
    <w:rsid w:val="00567B38"/>
    <w:rsid w:val="00567D85"/>
    <w:rsid w:val="00570157"/>
    <w:rsid w:val="0057251C"/>
    <w:rsid w:val="00573636"/>
    <w:rsid w:val="00580ACB"/>
    <w:rsid w:val="005810BF"/>
    <w:rsid w:val="005828C0"/>
    <w:rsid w:val="00585CB1"/>
    <w:rsid w:val="005868FD"/>
    <w:rsid w:val="00590E77"/>
    <w:rsid w:val="00591184"/>
    <w:rsid w:val="00591C85"/>
    <w:rsid w:val="00592FFD"/>
    <w:rsid w:val="00593D52"/>
    <w:rsid w:val="00593FD7"/>
    <w:rsid w:val="00594432"/>
    <w:rsid w:val="00594C4A"/>
    <w:rsid w:val="0059582D"/>
    <w:rsid w:val="00595F28"/>
    <w:rsid w:val="005A32AA"/>
    <w:rsid w:val="005A5773"/>
    <w:rsid w:val="005A57A6"/>
    <w:rsid w:val="005A7439"/>
    <w:rsid w:val="005A79E3"/>
    <w:rsid w:val="005B145F"/>
    <w:rsid w:val="005B7A7F"/>
    <w:rsid w:val="005B7E53"/>
    <w:rsid w:val="005C3E9A"/>
    <w:rsid w:val="005C608A"/>
    <w:rsid w:val="005C7850"/>
    <w:rsid w:val="005D00F0"/>
    <w:rsid w:val="005D1166"/>
    <w:rsid w:val="005D2715"/>
    <w:rsid w:val="005D47B6"/>
    <w:rsid w:val="005D5001"/>
    <w:rsid w:val="005D5851"/>
    <w:rsid w:val="005E0186"/>
    <w:rsid w:val="005E15F6"/>
    <w:rsid w:val="005E26D6"/>
    <w:rsid w:val="005E49B2"/>
    <w:rsid w:val="005E7E96"/>
    <w:rsid w:val="005F3470"/>
    <w:rsid w:val="005F36C8"/>
    <w:rsid w:val="005F425A"/>
    <w:rsid w:val="005F58EB"/>
    <w:rsid w:val="005F6D9F"/>
    <w:rsid w:val="00600408"/>
    <w:rsid w:val="00600969"/>
    <w:rsid w:val="00602752"/>
    <w:rsid w:val="0060356F"/>
    <w:rsid w:val="00603974"/>
    <w:rsid w:val="00603EAA"/>
    <w:rsid w:val="00604502"/>
    <w:rsid w:val="006130D3"/>
    <w:rsid w:val="006164AB"/>
    <w:rsid w:val="00620166"/>
    <w:rsid w:val="006223E4"/>
    <w:rsid w:val="00623536"/>
    <w:rsid w:val="006254A4"/>
    <w:rsid w:val="00626F7B"/>
    <w:rsid w:val="0062722A"/>
    <w:rsid w:val="00630A7C"/>
    <w:rsid w:val="006324CA"/>
    <w:rsid w:val="00634518"/>
    <w:rsid w:val="00637092"/>
    <w:rsid w:val="006404B0"/>
    <w:rsid w:val="00640950"/>
    <w:rsid w:val="00650577"/>
    <w:rsid w:val="00652130"/>
    <w:rsid w:val="00652D3A"/>
    <w:rsid w:val="00654A2A"/>
    <w:rsid w:val="006573F8"/>
    <w:rsid w:val="0066015F"/>
    <w:rsid w:val="00665E6F"/>
    <w:rsid w:val="00666CAC"/>
    <w:rsid w:val="006732D1"/>
    <w:rsid w:val="006752F3"/>
    <w:rsid w:val="00675DE1"/>
    <w:rsid w:val="0067670D"/>
    <w:rsid w:val="0067678D"/>
    <w:rsid w:val="00677C3A"/>
    <w:rsid w:val="006819B0"/>
    <w:rsid w:val="00684D07"/>
    <w:rsid w:val="006856F6"/>
    <w:rsid w:val="006879DA"/>
    <w:rsid w:val="006908D7"/>
    <w:rsid w:val="00691327"/>
    <w:rsid w:val="006922B8"/>
    <w:rsid w:val="00695767"/>
    <w:rsid w:val="006A1716"/>
    <w:rsid w:val="006A3466"/>
    <w:rsid w:val="006A3797"/>
    <w:rsid w:val="006A424B"/>
    <w:rsid w:val="006A44A5"/>
    <w:rsid w:val="006A6D1F"/>
    <w:rsid w:val="006A7449"/>
    <w:rsid w:val="006B13BD"/>
    <w:rsid w:val="006B1689"/>
    <w:rsid w:val="006B29A1"/>
    <w:rsid w:val="006B434E"/>
    <w:rsid w:val="006B4B92"/>
    <w:rsid w:val="006B541C"/>
    <w:rsid w:val="006B6649"/>
    <w:rsid w:val="006C0AF0"/>
    <w:rsid w:val="006C1082"/>
    <w:rsid w:val="006C4E0D"/>
    <w:rsid w:val="006D05AD"/>
    <w:rsid w:val="006D064B"/>
    <w:rsid w:val="006E18DD"/>
    <w:rsid w:val="006E2313"/>
    <w:rsid w:val="006E2CD0"/>
    <w:rsid w:val="006E56AC"/>
    <w:rsid w:val="006E7CB2"/>
    <w:rsid w:val="006F1250"/>
    <w:rsid w:val="006F21D7"/>
    <w:rsid w:val="006F3208"/>
    <w:rsid w:val="006F3AF4"/>
    <w:rsid w:val="006F55A7"/>
    <w:rsid w:val="006F683C"/>
    <w:rsid w:val="00700A5A"/>
    <w:rsid w:val="00701A2D"/>
    <w:rsid w:val="0070238C"/>
    <w:rsid w:val="00702698"/>
    <w:rsid w:val="00702DE1"/>
    <w:rsid w:val="00703489"/>
    <w:rsid w:val="00704A59"/>
    <w:rsid w:val="00704B4F"/>
    <w:rsid w:val="00710734"/>
    <w:rsid w:val="00711B8C"/>
    <w:rsid w:val="00712435"/>
    <w:rsid w:val="007145E0"/>
    <w:rsid w:val="00715521"/>
    <w:rsid w:val="007160B5"/>
    <w:rsid w:val="00716480"/>
    <w:rsid w:val="00716932"/>
    <w:rsid w:val="0071716B"/>
    <w:rsid w:val="0071782B"/>
    <w:rsid w:val="007203D7"/>
    <w:rsid w:val="00721E65"/>
    <w:rsid w:val="00722252"/>
    <w:rsid w:val="00724E8A"/>
    <w:rsid w:val="00726A8C"/>
    <w:rsid w:val="00726BE5"/>
    <w:rsid w:val="007303DA"/>
    <w:rsid w:val="00730B2B"/>
    <w:rsid w:val="00732F7D"/>
    <w:rsid w:val="0073321A"/>
    <w:rsid w:val="00734445"/>
    <w:rsid w:val="00734FF7"/>
    <w:rsid w:val="007352CE"/>
    <w:rsid w:val="00736514"/>
    <w:rsid w:val="00736E19"/>
    <w:rsid w:val="00737560"/>
    <w:rsid w:val="00740070"/>
    <w:rsid w:val="007404A1"/>
    <w:rsid w:val="00746F53"/>
    <w:rsid w:val="00751CA2"/>
    <w:rsid w:val="00752411"/>
    <w:rsid w:val="00753687"/>
    <w:rsid w:val="0075372D"/>
    <w:rsid w:val="00753916"/>
    <w:rsid w:val="00754581"/>
    <w:rsid w:val="00756386"/>
    <w:rsid w:val="00756954"/>
    <w:rsid w:val="00756A4B"/>
    <w:rsid w:val="007572AA"/>
    <w:rsid w:val="007616F1"/>
    <w:rsid w:val="0076226F"/>
    <w:rsid w:val="00763B4D"/>
    <w:rsid w:val="007642D0"/>
    <w:rsid w:val="00764D38"/>
    <w:rsid w:val="00764E91"/>
    <w:rsid w:val="00765414"/>
    <w:rsid w:val="007668A3"/>
    <w:rsid w:val="0077043C"/>
    <w:rsid w:val="0077355E"/>
    <w:rsid w:val="00773D3F"/>
    <w:rsid w:val="00781E9B"/>
    <w:rsid w:val="007840EE"/>
    <w:rsid w:val="00785835"/>
    <w:rsid w:val="00790D24"/>
    <w:rsid w:val="007939D8"/>
    <w:rsid w:val="007972A4"/>
    <w:rsid w:val="007A35D7"/>
    <w:rsid w:val="007A4956"/>
    <w:rsid w:val="007A4966"/>
    <w:rsid w:val="007A7096"/>
    <w:rsid w:val="007A76E7"/>
    <w:rsid w:val="007B0CAA"/>
    <w:rsid w:val="007B2EE6"/>
    <w:rsid w:val="007B31D6"/>
    <w:rsid w:val="007B44DB"/>
    <w:rsid w:val="007B4708"/>
    <w:rsid w:val="007B60A8"/>
    <w:rsid w:val="007B707A"/>
    <w:rsid w:val="007C0251"/>
    <w:rsid w:val="007C131F"/>
    <w:rsid w:val="007D0B3B"/>
    <w:rsid w:val="007D13EE"/>
    <w:rsid w:val="007D1CE3"/>
    <w:rsid w:val="007D3798"/>
    <w:rsid w:val="007D4229"/>
    <w:rsid w:val="007D52E6"/>
    <w:rsid w:val="007D6F7A"/>
    <w:rsid w:val="007E0A6D"/>
    <w:rsid w:val="007E2B7F"/>
    <w:rsid w:val="007E378C"/>
    <w:rsid w:val="007E3A60"/>
    <w:rsid w:val="007E3B58"/>
    <w:rsid w:val="007E505E"/>
    <w:rsid w:val="007E5719"/>
    <w:rsid w:val="007E5C3F"/>
    <w:rsid w:val="007E7703"/>
    <w:rsid w:val="007F1573"/>
    <w:rsid w:val="007F15CB"/>
    <w:rsid w:val="007F1ACC"/>
    <w:rsid w:val="007F3115"/>
    <w:rsid w:val="00801680"/>
    <w:rsid w:val="008017D6"/>
    <w:rsid w:val="0080296F"/>
    <w:rsid w:val="00802B6F"/>
    <w:rsid w:val="00804B78"/>
    <w:rsid w:val="008058BB"/>
    <w:rsid w:val="008060C6"/>
    <w:rsid w:val="00807BDC"/>
    <w:rsid w:val="00811FF7"/>
    <w:rsid w:val="008125D4"/>
    <w:rsid w:val="0081473E"/>
    <w:rsid w:val="00816584"/>
    <w:rsid w:val="008229D2"/>
    <w:rsid w:val="00823687"/>
    <w:rsid w:val="00824DE0"/>
    <w:rsid w:val="00825FCF"/>
    <w:rsid w:val="00836B85"/>
    <w:rsid w:val="00840003"/>
    <w:rsid w:val="0084284F"/>
    <w:rsid w:val="008440ED"/>
    <w:rsid w:val="0085087B"/>
    <w:rsid w:val="0085130C"/>
    <w:rsid w:val="00852D09"/>
    <w:rsid w:val="00854849"/>
    <w:rsid w:val="00857479"/>
    <w:rsid w:val="00861F24"/>
    <w:rsid w:val="00864BAE"/>
    <w:rsid w:val="00870B90"/>
    <w:rsid w:val="0087319E"/>
    <w:rsid w:val="00874960"/>
    <w:rsid w:val="00874E78"/>
    <w:rsid w:val="008809E2"/>
    <w:rsid w:val="00880CD0"/>
    <w:rsid w:val="0088237C"/>
    <w:rsid w:val="00887102"/>
    <w:rsid w:val="008904D5"/>
    <w:rsid w:val="008923E0"/>
    <w:rsid w:val="008934DA"/>
    <w:rsid w:val="008936E2"/>
    <w:rsid w:val="00893F58"/>
    <w:rsid w:val="00896D94"/>
    <w:rsid w:val="008974F7"/>
    <w:rsid w:val="00897DCD"/>
    <w:rsid w:val="008A2391"/>
    <w:rsid w:val="008A375C"/>
    <w:rsid w:val="008A4A7E"/>
    <w:rsid w:val="008A535B"/>
    <w:rsid w:val="008A7970"/>
    <w:rsid w:val="008B07C7"/>
    <w:rsid w:val="008B0A74"/>
    <w:rsid w:val="008B0CFD"/>
    <w:rsid w:val="008B4C9F"/>
    <w:rsid w:val="008B4F86"/>
    <w:rsid w:val="008B59A0"/>
    <w:rsid w:val="008B6150"/>
    <w:rsid w:val="008B6ACA"/>
    <w:rsid w:val="008B7217"/>
    <w:rsid w:val="008C0C83"/>
    <w:rsid w:val="008C16C2"/>
    <w:rsid w:val="008C1F01"/>
    <w:rsid w:val="008C41E3"/>
    <w:rsid w:val="008C5FDA"/>
    <w:rsid w:val="008D572F"/>
    <w:rsid w:val="008E22C3"/>
    <w:rsid w:val="008E2BA3"/>
    <w:rsid w:val="008E3228"/>
    <w:rsid w:val="008E3EC2"/>
    <w:rsid w:val="008E4C1D"/>
    <w:rsid w:val="008F08C2"/>
    <w:rsid w:val="008F13D8"/>
    <w:rsid w:val="008F185C"/>
    <w:rsid w:val="008F20BD"/>
    <w:rsid w:val="008F358C"/>
    <w:rsid w:val="008F7CBD"/>
    <w:rsid w:val="00901484"/>
    <w:rsid w:val="00903D28"/>
    <w:rsid w:val="0090494B"/>
    <w:rsid w:val="00906343"/>
    <w:rsid w:val="00913305"/>
    <w:rsid w:val="00913793"/>
    <w:rsid w:val="00914165"/>
    <w:rsid w:val="00922DBB"/>
    <w:rsid w:val="00923EE2"/>
    <w:rsid w:val="009262E6"/>
    <w:rsid w:val="00927567"/>
    <w:rsid w:val="00932BB3"/>
    <w:rsid w:val="00933871"/>
    <w:rsid w:val="00937582"/>
    <w:rsid w:val="00941223"/>
    <w:rsid w:val="00941A9B"/>
    <w:rsid w:val="00945D8C"/>
    <w:rsid w:val="009505F7"/>
    <w:rsid w:val="00950FF5"/>
    <w:rsid w:val="009527D9"/>
    <w:rsid w:val="00953686"/>
    <w:rsid w:val="00955389"/>
    <w:rsid w:val="00956B20"/>
    <w:rsid w:val="00956BE9"/>
    <w:rsid w:val="00963767"/>
    <w:rsid w:val="00963BF4"/>
    <w:rsid w:val="009646B2"/>
    <w:rsid w:val="00964F65"/>
    <w:rsid w:val="009731A6"/>
    <w:rsid w:val="009732C9"/>
    <w:rsid w:val="0097384F"/>
    <w:rsid w:val="00973C0B"/>
    <w:rsid w:val="00973C86"/>
    <w:rsid w:val="009742A4"/>
    <w:rsid w:val="00974A8C"/>
    <w:rsid w:val="00977FF8"/>
    <w:rsid w:val="00983715"/>
    <w:rsid w:val="00984849"/>
    <w:rsid w:val="00987658"/>
    <w:rsid w:val="00991926"/>
    <w:rsid w:val="009936D8"/>
    <w:rsid w:val="009947D8"/>
    <w:rsid w:val="00994B02"/>
    <w:rsid w:val="009A1084"/>
    <w:rsid w:val="009A2B84"/>
    <w:rsid w:val="009A30FF"/>
    <w:rsid w:val="009A6636"/>
    <w:rsid w:val="009A6A03"/>
    <w:rsid w:val="009A71D2"/>
    <w:rsid w:val="009A755F"/>
    <w:rsid w:val="009A7A0B"/>
    <w:rsid w:val="009B3E66"/>
    <w:rsid w:val="009B52CE"/>
    <w:rsid w:val="009B618D"/>
    <w:rsid w:val="009B634B"/>
    <w:rsid w:val="009C04DC"/>
    <w:rsid w:val="009C40FF"/>
    <w:rsid w:val="009C544E"/>
    <w:rsid w:val="009D0B62"/>
    <w:rsid w:val="009E0B31"/>
    <w:rsid w:val="009E146C"/>
    <w:rsid w:val="009E2AE3"/>
    <w:rsid w:val="009E311D"/>
    <w:rsid w:val="009E3481"/>
    <w:rsid w:val="009E3E3E"/>
    <w:rsid w:val="009E461B"/>
    <w:rsid w:val="009E4BB8"/>
    <w:rsid w:val="009E5233"/>
    <w:rsid w:val="009E5A55"/>
    <w:rsid w:val="009E61DC"/>
    <w:rsid w:val="009E657E"/>
    <w:rsid w:val="009E66EA"/>
    <w:rsid w:val="009E689D"/>
    <w:rsid w:val="009F1635"/>
    <w:rsid w:val="009F33F5"/>
    <w:rsid w:val="009F35EC"/>
    <w:rsid w:val="009F575D"/>
    <w:rsid w:val="009F5A68"/>
    <w:rsid w:val="00A02D9D"/>
    <w:rsid w:val="00A02FF3"/>
    <w:rsid w:val="00A039C3"/>
    <w:rsid w:val="00A043BE"/>
    <w:rsid w:val="00A050AB"/>
    <w:rsid w:val="00A053EC"/>
    <w:rsid w:val="00A06A79"/>
    <w:rsid w:val="00A07558"/>
    <w:rsid w:val="00A075D4"/>
    <w:rsid w:val="00A10FD6"/>
    <w:rsid w:val="00A1105C"/>
    <w:rsid w:val="00A11761"/>
    <w:rsid w:val="00A1304F"/>
    <w:rsid w:val="00A133E2"/>
    <w:rsid w:val="00A138E6"/>
    <w:rsid w:val="00A1433F"/>
    <w:rsid w:val="00A171E3"/>
    <w:rsid w:val="00A20CB1"/>
    <w:rsid w:val="00A2327A"/>
    <w:rsid w:val="00A244CA"/>
    <w:rsid w:val="00A244EE"/>
    <w:rsid w:val="00A26F58"/>
    <w:rsid w:val="00A2746A"/>
    <w:rsid w:val="00A27BFC"/>
    <w:rsid w:val="00A30159"/>
    <w:rsid w:val="00A32B0F"/>
    <w:rsid w:val="00A37F86"/>
    <w:rsid w:val="00A4771F"/>
    <w:rsid w:val="00A513CB"/>
    <w:rsid w:val="00A540FD"/>
    <w:rsid w:val="00A579C9"/>
    <w:rsid w:val="00A61EBA"/>
    <w:rsid w:val="00A63451"/>
    <w:rsid w:val="00A64242"/>
    <w:rsid w:val="00A72B9B"/>
    <w:rsid w:val="00A73BAE"/>
    <w:rsid w:val="00A74F44"/>
    <w:rsid w:val="00A82531"/>
    <w:rsid w:val="00A846D8"/>
    <w:rsid w:val="00A85A33"/>
    <w:rsid w:val="00A87024"/>
    <w:rsid w:val="00A870CD"/>
    <w:rsid w:val="00A87166"/>
    <w:rsid w:val="00A920B0"/>
    <w:rsid w:val="00A9581B"/>
    <w:rsid w:val="00AA0B09"/>
    <w:rsid w:val="00AA1563"/>
    <w:rsid w:val="00AA3B7A"/>
    <w:rsid w:val="00AA4750"/>
    <w:rsid w:val="00AB007E"/>
    <w:rsid w:val="00AB15CF"/>
    <w:rsid w:val="00AB2373"/>
    <w:rsid w:val="00AB2BE5"/>
    <w:rsid w:val="00AB5EA9"/>
    <w:rsid w:val="00AB74EA"/>
    <w:rsid w:val="00AB75E2"/>
    <w:rsid w:val="00AC22A7"/>
    <w:rsid w:val="00AC2CE3"/>
    <w:rsid w:val="00AC2F9D"/>
    <w:rsid w:val="00AC3159"/>
    <w:rsid w:val="00AC3AA4"/>
    <w:rsid w:val="00AC57D2"/>
    <w:rsid w:val="00AC5DAA"/>
    <w:rsid w:val="00AC7C28"/>
    <w:rsid w:val="00AD02DC"/>
    <w:rsid w:val="00AD115F"/>
    <w:rsid w:val="00AD3056"/>
    <w:rsid w:val="00AD42A7"/>
    <w:rsid w:val="00AD58E7"/>
    <w:rsid w:val="00AE197C"/>
    <w:rsid w:val="00AE1DCE"/>
    <w:rsid w:val="00AE57E2"/>
    <w:rsid w:val="00AE57FA"/>
    <w:rsid w:val="00AF4D98"/>
    <w:rsid w:val="00AF69C3"/>
    <w:rsid w:val="00AF7B65"/>
    <w:rsid w:val="00B00DBD"/>
    <w:rsid w:val="00B01DB2"/>
    <w:rsid w:val="00B01EF0"/>
    <w:rsid w:val="00B020B6"/>
    <w:rsid w:val="00B03461"/>
    <w:rsid w:val="00B03B89"/>
    <w:rsid w:val="00B06736"/>
    <w:rsid w:val="00B067BE"/>
    <w:rsid w:val="00B07A45"/>
    <w:rsid w:val="00B12651"/>
    <w:rsid w:val="00B13AE9"/>
    <w:rsid w:val="00B20E1D"/>
    <w:rsid w:val="00B21200"/>
    <w:rsid w:val="00B22D26"/>
    <w:rsid w:val="00B23356"/>
    <w:rsid w:val="00B26110"/>
    <w:rsid w:val="00B26B1F"/>
    <w:rsid w:val="00B27495"/>
    <w:rsid w:val="00B27A93"/>
    <w:rsid w:val="00B27E09"/>
    <w:rsid w:val="00B34779"/>
    <w:rsid w:val="00B34AB7"/>
    <w:rsid w:val="00B370B8"/>
    <w:rsid w:val="00B401BE"/>
    <w:rsid w:val="00B4088D"/>
    <w:rsid w:val="00B42B3D"/>
    <w:rsid w:val="00B437FE"/>
    <w:rsid w:val="00B4392C"/>
    <w:rsid w:val="00B45637"/>
    <w:rsid w:val="00B45727"/>
    <w:rsid w:val="00B4750D"/>
    <w:rsid w:val="00B532EE"/>
    <w:rsid w:val="00B537E7"/>
    <w:rsid w:val="00B54949"/>
    <w:rsid w:val="00B55540"/>
    <w:rsid w:val="00B561EE"/>
    <w:rsid w:val="00B6260E"/>
    <w:rsid w:val="00B6271F"/>
    <w:rsid w:val="00B62A2A"/>
    <w:rsid w:val="00B650AE"/>
    <w:rsid w:val="00B65700"/>
    <w:rsid w:val="00B660D8"/>
    <w:rsid w:val="00B661C4"/>
    <w:rsid w:val="00B707FB"/>
    <w:rsid w:val="00B73F9A"/>
    <w:rsid w:val="00B75CAB"/>
    <w:rsid w:val="00B75CDC"/>
    <w:rsid w:val="00B7665F"/>
    <w:rsid w:val="00B80E4A"/>
    <w:rsid w:val="00B8188A"/>
    <w:rsid w:val="00B82278"/>
    <w:rsid w:val="00B837C7"/>
    <w:rsid w:val="00B860A9"/>
    <w:rsid w:val="00B87C26"/>
    <w:rsid w:val="00B87DBE"/>
    <w:rsid w:val="00B90A24"/>
    <w:rsid w:val="00B91AF4"/>
    <w:rsid w:val="00B968D3"/>
    <w:rsid w:val="00B96ED0"/>
    <w:rsid w:val="00B97F56"/>
    <w:rsid w:val="00BA2881"/>
    <w:rsid w:val="00BA2FB7"/>
    <w:rsid w:val="00BA3A1E"/>
    <w:rsid w:val="00BA4A24"/>
    <w:rsid w:val="00BA4B25"/>
    <w:rsid w:val="00BA5C14"/>
    <w:rsid w:val="00BB2133"/>
    <w:rsid w:val="00BB4837"/>
    <w:rsid w:val="00BB57C2"/>
    <w:rsid w:val="00BB5E4C"/>
    <w:rsid w:val="00BB63E5"/>
    <w:rsid w:val="00BC07CB"/>
    <w:rsid w:val="00BC1F45"/>
    <w:rsid w:val="00BC1F5E"/>
    <w:rsid w:val="00BC294A"/>
    <w:rsid w:val="00BC2B99"/>
    <w:rsid w:val="00BD03AD"/>
    <w:rsid w:val="00BD32B7"/>
    <w:rsid w:val="00BD6B1C"/>
    <w:rsid w:val="00BD759F"/>
    <w:rsid w:val="00BE1698"/>
    <w:rsid w:val="00BE20B0"/>
    <w:rsid w:val="00BE4FBE"/>
    <w:rsid w:val="00BE51D1"/>
    <w:rsid w:val="00BE744C"/>
    <w:rsid w:val="00BF0B47"/>
    <w:rsid w:val="00BF3550"/>
    <w:rsid w:val="00BF3749"/>
    <w:rsid w:val="00BF4164"/>
    <w:rsid w:val="00BF50FA"/>
    <w:rsid w:val="00BF5553"/>
    <w:rsid w:val="00BF6D1D"/>
    <w:rsid w:val="00BF7041"/>
    <w:rsid w:val="00BF71E2"/>
    <w:rsid w:val="00C015AD"/>
    <w:rsid w:val="00C03548"/>
    <w:rsid w:val="00C1023E"/>
    <w:rsid w:val="00C10942"/>
    <w:rsid w:val="00C120FF"/>
    <w:rsid w:val="00C128B1"/>
    <w:rsid w:val="00C13853"/>
    <w:rsid w:val="00C1465F"/>
    <w:rsid w:val="00C21015"/>
    <w:rsid w:val="00C216B4"/>
    <w:rsid w:val="00C21A65"/>
    <w:rsid w:val="00C24066"/>
    <w:rsid w:val="00C27F51"/>
    <w:rsid w:val="00C31F4D"/>
    <w:rsid w:val="00C3585C"/>
    <w:rsid w:val="00C362A0"/>
    <w:rsid w:val="00C3792D"/>
    <w:rsid w:val="00C40DAA"/>
    <w:rsid w:val="00C4105E"/>
    <w:rsid w:val="00C413DE"/>
    <w:rsid w:val="00C41B0F"/>
    <w:rsid w:val="00C42569"/>
    <w:rsid w:val="00C428CF"/>
    <w:rsid w:val="00C42EE0"/>
    <w:rsid w:val="00C43C7B"/>
    <w:rsid w:val="00C44F8A"/>
    <w:rsid w:val="00C464AB"/>
    <w:rsid w:val="00C47083"/>
    <w:rsid w:val="00C476D2"/>
    <w:rsid w:val="00C500E4"/>
    <w:rsid w:val="00C51BCD"/>
    <w:rsid w:val="00C5207D"/>
    <w:rsid w:val="00C54E05"/>
    <w:rsid w:val="00C57B1D"/>
    <w:rsid w:val="00C611CC"/>
    <w:rsid w:val="00C63F65"/>
    <w:rsid w:val="00C65495"/>
    <w:rsid w:val="00C65551"/>
    <w:rsid w:val="00C6727B"/>
    <w:rsid w:val="00C709AB"/>
    <w:rsid w:val="00C730C2"/>
    <w:rsid w:val="00C75931"/>
    <w:rsid w:val="00C77BDB"/>
    <w:rsid w:val="00C82982"/>
    <w:rsid w:val="00C832B2"/>
    <w:rsid w:val="00C83C37"/>
    <w:rsid w:val="00C84A24"/>
    <w:rsid w:val="00C85DCC"/>
    <w:rsid w:val="00C871B4"/>
    <w:rsid w:val="00C87C03"/>
    <w:rsid w:val="00C87EB8"/>
    <w:rsid w:val="00C90AB2"/>
    <w:rsid w:val="00C94778"/>
    <w:rsid w:val="00C95309"/>
    <w:rsid w:val="00C97CB6"/>
    <w:rsid w:val="00CA72D2"/>
    <w:rsid w:val="00CA74CE"/>
    <w:rsid w:val="00CA7658"/>
    <w:rsid w:val="00CB04E5"/>
    <w:rsid w:val="00CB367E"/>
    <w:rsid w:val="00CB380D"/>
    <w:rsid w:val="00CB49B9"/>
    <w:rsid w:val="00CB4AD8"/>
    <w:rsid w:val="00CB5710"/>
    <w:rsid w:val="00CB69BC"/>
    <w:rsid w:val="00CC09DD"/>
    <w:rsid w:val="00CC4132"/>
    <w:rsid w:val="00CC7279"/>
    <w:rsid w:val="00CC7EF5"/>
    <w:rsid w:val="00CD4101"/>
    <w:rsid w:val="00CD5D73"/>
    <w:rsid w:val="00CD70A8"/>
    <w:rsid w:val="00CD77DF"/>
    <w:rsid w:val="00CE3FC6"/>
    <w:rsid w:val="00CF3B08"/>
    <w:rsid w:val="00CF3B95"/>
    <w:rsid w:val="00D00BCE"/>
    <w:rsid w:val="00D01235"/>
    <w:rsid w:val="00D016FB"/>
    <w:rsid w:val="00D067FB"/>
    <w:rsid w:val="00D103C8"/>
    <w:rsid w:val="00D10BED"/>
    <w:rsid w:val="00D206F6"/>
    <w:rsid w:val="00D2081D"/>
    <w:rsid w:val="00D20F50"/>
    <w:rsid w:val="00D2483C"/>
    <w:rsid w:val="00D27BBC"/>
    <w:rsid w:val="00D323D2"/>
    <w:rsid w:val="00D32E7B"/>
    <w:rsid w:val="00D3327D"/>
    <w:rsid w:val="00D33E98"/>
    <w:rsid w:val="00D344FA"/>
    <w:rsid w:val="00D352AD"/>
    <w:rsid w:val="00D37797"/>
    <w:rsid w:val="00D4274B"/>
    <w:rsid w:val="00D42B84"/>
    <w:rsid w:val="00D42C9B"/>
    <w:rsid w:val="00D44D38"/>
    <w:rsid w:val="00D4735B"/>
    <w:rsid w:val="00D51DFE"/>
    <w:rsid w:val="00D52C90"/>
    <w:rsid w:val="00D53CE7"/>
    <w:rsid w:val="00D53FD3"/>
    <w:rsid w:val="00D54183"/>
    <w:rsid w:val="00D55350"/>
    <w:rsid w:val="00D562C6"/>
    <w:rsid w:val="00D608C6"/>
    <w:rsid w:val="00D61399"/>
    <w:rsid w:val="00D623BE"/>
    <w:rsid w:val="00D638F5"/>
    <w:rsid w:val="00D7602C"/>
    <w:rsid w:val="00D769B2"/>
    <w:rsid w:val="00D81036"/>
    <w:rsid w:val="00D83845"/>
    <w:rsid w:val="00D840EA"/>
    <w:rsid w:val="00D84630"/>
    <w:rsid w:val="00D90012"/>
    <w:rsid w:val="00D90EBC"/>
    <w:rsid w:val="00D91AF3"/>
    <w:rsid w:val="00D9628A"/>
    <w:rsid w:val="00D97FA4"/>
    <w:rsid w:val="00DA1016"/>
    <w:rsid w:val="00DA15BC"/>
    <w:rsid w:val="00DA5FEB"/>
    <w:rsid w:val="00DB0DD7"/>
    <w:rsid w:val="00DB35EC"/>
    <w:rsid w:val="00DB4509"/>
    <w:rsid w:val="00DB4B04"/>
    <w:rsid w:val="00DB775B"/>
    <w:rsid w:val="00DC0F0A"/>
    <w:rsid w:val="00DC19B9"/>
    <w:rsid w:val="00DC35E2"/>
    <w:rsid w:val="00DC4D4A"/>
    <w:rsid w:val="00DC5404"/>
    <w:rsid w:val="00DC6E55"/>
    <w:rsid w:val="00DD1D74"/>
    <w:rsid w:val="00DD35C6"/>
    <w:rsid w:val="00DD4AA6"/>
    <w:rsid w:val="00DD5141"/>
    <w:rsid w:val="00DD58A0"/>
    <w:rsid w:val="00DD663E"/>
    <w:rsid w:val="00DD6EFB"/>
    <w:rsid w:val="00DD71FF"/>
    <w:rsid w:val="00DE0067"/>
    <w:rsid w:val="00DE0B46"/>
    <w:rsid w:val="00DE13FB"/>
    <w:rsid w:val="00DE1EE0"/>
    <w:rsid w:val="00DE5199"/>
    <w:rsid w:val="00DE5FE1"/>
    <w:rsid w:val="00DE7925"/>
    <w:rsid w:val="00DF01DD"/>
    <w:rsid w:val="00DF1EA9"/>
    <w:rsid w:val="00DF1F30"/>
    <w:rsid w:val="00DF4706"/>
    <w:rsid w:val="00DF48D3"/>
    <w:rsid w:val="00DF4DA7"/>
    <w:rsid w:val="00DF648F"/>
    <w:rsid w:val="00DF791F"/>
    <w:rsid w:val="00E01F60"/>
    <w:rsid w:val="00E03357"/>
    <w:rsid w:val="00E04301"/>
    <w:rsid w:val="00E07771"/>
    <w:rsid w:val="00E13437"/>
    <w:rsid w:val="00E163A8"/>
    <w:rsid w:val="00E16A85"/>
    <w:rsid w:val="00E16B59"/>
    <w:rsid w:val="00E17021"/>
    <w:rsid w:val="00E17ACF"/>
    <w:rsid w:val="00E17E62"/>
    <w:rsid w:val="00E20E9A"/>
    <w:rsid w:val="00E235B5"/>
    <w:rsid w:val="00E236FE"/>
    <w:rsid w:val="00E238FC"/>
    <w:rsid w:val="00E24F6B"/>
    <w:rsid w:val="00E260EF"/>
    <w:rsid w:val="00E34B16"/>
    <w:rsid w:val="00E36117"/>
    <w:rsid w:val="00E370C0"/>
    <w:rsid w:val="00E37686"/>
    <w:rsid w:val="00E37C01"/>
    <w:rsid w:val="00E42711"/>
    <w:rsid w:val="00E42EB1"/>
    <w:rsid w:val="00E4558F"/>
    <w:rsid w:val="00E4589D"/>
    <w:rsid w:val="00E47631"/>
    <w:rsid w:val="00E56A1A"/>
    <w:rsid w:val="00E65C13"/>
    <w:rsid w:val="00E66441"/>
    <w:rsid w:val="00E67831"/>
    <w:rsid w:val="00E72AE8"/>
    <w:rsid w:val="00E74B09"/>
    <w:rsid w:val="00E753B0"/>
    <w:rsid w:val="00E75BE6"/>
    <w:rsid w:val="00E7753F"/>
    <w:rsid w:val="00E802A0"/>
    <w:rsid w:val="00E809B2"/>
    <w:rsid w:val="00E82415"/>
    <w:rsid w:val="00E82AC4"/>
    <w:rsid w:val="00E846AB"/>
    <w:rsid w:val="00E84DAD"/>
    <w:rsid w:val="00E90C7D"/>
    <w:rsid w:val="00E929B3"/>
    <w:rsid w:val="00E92FFD"/>
    <w:rsid w:val="00E97BED"/>
    <w:rsid w:val="00EA326D"/>
    <w:rsid w:val="00EA44F6"/>
    <w:rsid w:val="00EA4ACE"/>
    <w:rsid w:val="00EA6E7B"/>
    <w:rsid w:val="00EA7323"/>
    <w:rsid w:val="00EB2BF6"/>
    <w:rsid w:val="00EB2E19"/>
    <w:rsid w:val="00EB38E1"/>
    <w:rsid w:val="00EB4F54"/>
    <w:rsid w:val="00EB5F79"/>
    <w:rsid w:val="00EC0011"/>
    <w:rsid w:val="00EC1114"/>
    <w:rsid w:val="00EC176C"/>
    <w:rsid w:val="00EC1BE2"/>
    <w:rsid w:val="00EC4BA0"/>
    <w:rsid w:val="00EC7162"/>
    <w:rsid w:val="00ED0125"/>
    <w:rsid w:val="00ED4F6B"/>
    <w:rsid w:val="00EE1FE5"/>
    <w:rsid w:val="00EE2C01"/>
    <w:rsid w:val="00EE2CAD"/>
    <w:rsid w:val="00EE3E67"/>
    <w:rsid w:val="00EF0631"/>
    <w:rsid w:val="00EF0CDA"/>
    <w:rsid w:val="00EF37EB"/>
    <w:rsid w:val="00EF4EF7"/>
    <w:rsid w:val="00EF518D"/>
    <w:rsid w:val="00EF569C"/>
    <w:rsid w:val="00EF56F0"/>
    <w:rsid w:val="00F016BB"/>
    <w:rsid w:val="00F02B69"/>
    <w:rsid w:val="00F044AF"/>
    <w:rsid w:val="00F05F78"/>
    <w:rsid w:val="00F10C6D"/>
    <w:rsid w:val="00F10EE7"/>
    <w:rsid w:val="00F12A4F"/>
    <w:rsid w:val="00F1468E"/>
    <w:rsid w:val="00F14D10"/>
    <w:rsid w:val="00F1517F"/>
    <w:rsid w:val="00F16F56"/>
    <w:rsid w:val="00F17815"/>
    <w:rsid w:val="00F220C0"/>
    <w:rsid w:val="00F22892"/>
    <w:rsid w:val="00F254A1"/>
    <w:rsid w:val="00F25B8D"/>
    <w:rsid w:val="00F25BB6"/>
    <w:rsid w:val="00F25CC6"/>
    <w:rsid w:val="00F2654A"/>
    <w:rsid w:val="00F27824"/>
    <w:rsid w:val="00F315BC"/>
    <w:rsid w:val="00F343F9"/>
    <w:rsid w:val="00F36B4E"/>
    <w:rsid w:val="00F36F7A"/>
    <w:rsid w:val="00F37088"/>
    <w:rsid w:val="00F37A63"/>
    <w:rsid w:val="00F431A4"/>
    <w:rsid w:val="00F447C6"/>
    <w:rsid w:val="00F4522E"/>
    <w:rsid w:val="00F5253C"/>
    <w:rsid w:val="00F54373"/>
    <w:rsid w:val="00F557D7"/>
    <w:rsid w:val="00F561BF"/>
    <w:rsid w:val="00F561FF"/>
    <w:rsid w:val="00F60DF2"/>
    <w:rsid w:val="00F6153D"/>
    <w:rsid w:val="00F64546"/>
    <w:rsid w:val="00F73630"/>
    <w:rsid w:val="00F758D4"/>
    <w:rsid w:val="00F7667E"/>
    <w:rsid w:val="00F76BAB"/>
    <w:rsid w:val="00F8025B"/>
    <w:rsid w:val="00F81101"/>
    <w:rsid w:val="00F85247"/>
    <w:rsid w:val="00F87EDE"/>
    <w:rsid w:val="00F913AC"/>
    <w:rsid w:val="00F935A3"/>
    <w:rsid w:val="00FA0821"/>
    <w:rsid w:val="00FA1DAE"/>
    <w:rsid w:val="00FA2D82"/>
    <w:rsid w:val="00FA3F7E"/>
    <w:rsid w:val="00FA482C"/>
    <w:rsid w:val="00FB0762"/>
    <w:rsid w:val="00FB1A53"/>
    <w:rsid w:val="00FB25E1"/>
    <w:rsid w:val="00FB551A"/>
    <w:rsid w:val="00FB6569"/>
    <w:rsid w:val="00FC0619"/>
    <w:rsid w:val="00FC216E"/>
    <w:rsid w:val="00FC2515"/>
    <w:rsid w:val="00FC4960"/>
    <w:rsid w:val="00FC51F2"/>
    <w:rsid w:val="00FC7B96"/>
    <w:rsid w:val="00FC7CD8"/>
    <w:rsid w:val="00FC7EC0"/>
    <w:rsid w:val="00FE0AF2"/>
    <w:rsid w:val="00FE2716"/>
    <w:rsid w:val="00FE4656"/>
    <w:rsid w:val="00FE4D73"/>
    <w:rsid w:val="00FE5A0A"/>
    <w:rsid w:val="00FE6B22"/>
    <w:rsid w:val="00FE6CD3"/>
    <w:rsid w:val="00FE6D66"/>
    <w:rsid w:val="00FF1CAE"/>
    <w:rsid w:val="00FF2421"/>
    <w:rsid w:val="00FF3E30"/>
    <w:rsid w:val="00FF3E7E"/>
    <w:rsid w:val="00FF3F26"/>
    <w:rsid w:val="00FF5F3C"/>
    <w:rsid w:val="00FF6BD9"/>
    <w:rsid w:val="02849147"/>
    <w:rsid w:val="030FC7B6"/>
    <w:rsid w:val="03E2D5CC"/>
    <w:rsid w:val="07741BD4"/>
    <w:rsid w:val="09FFCB45"/>
    <w:rsid w:val="0CB5B513"/>
    <w:rsid w:val="0DB78D69"/>
    <w:rsid w:val="0DBF6897"/>
    <w:rsid w:val="13620DEE"/>
    <w:rsid w:val="165EBAF6"/>
    <w:rsid w:val="167A41C9"/>
    <w:rsid w:val="1CCE6CF6"/>
    <w:rsid w:val="1E8B9316"/>
    <w:rsid w:val="247F18A8"/>
    <w:rsid w:val="250927EE"/>
    <w:rsid w:val="258F2D13"/>
    <w:rsid w:val="259404A4"/>
    <w:rsid w:val="277851C8"/>
    <w:rsid w:val="2B3AD9E3"/>
    <w:rsid w:val="2D33B3C1"/>
    <w:rsid w:val="2F4F2FCD"/>
    <w:rsid w:val="348BED3F"/>
    <w:rsid w:val="3628B66C"/>
    <w:rsid w:val="36595BCB"/>
    <w:rsid w:val="3788570B"/>
    <w:rsid w:val="383914EB"/>
    <w:rsid w:val="38D66955"/>
    <w:rsid w:val="3B969393"/>
    <w:rsid w:val="43967BDF"/>
    <w:rsid w:val="440D8C58"/>
    <w:rsid w:val="44664459"/>
    <w:rsid w:val="448C75F1"/>
    <w:rsid w:val="484B9048"/>
    <w:rsid w:val="4A613EBA"/>
    <w:rsid w:val="4CDF32C0"/>
    <w:rsid w:val="50807974"/>
    <w:rsid w:val="53FCB13C"/>
    <w:rsid w:val="546D8101"/>
    <w:rsid w:val="590C2106"/>
    <w:rsid w:val="5BA7DB64"/>
    <w:rsid w:val="5C2970D7"/>
    <w:rsid w:val="5CB4F202"/>
    <w:rsid w:val="5CDD7DC4"/>
    <w:rsid w:val="5D8D0649"/>
    <w:rsid w:val="5E918663"/>
    <w:rsid w:val="61248029"/>
    <w:rsid w:val="63A01F06"/>
    <w:rsid w:val="64318C54"/>
    <w:rsid w:val="6785F055"/>
    <w:rsid w:val="6793D037"/>
    <w:rsid w:val="68693E33"/>
    <w:rsid w:val="68F6AA8B"/>
    <w:rsid w:val="6A82783B"/>
    <w:rsid w:val="6C655141"/>
    <w:rsid w:val="716C7902"/>
    <w:rsid w:val="74D5A880"/>
    <w:rsid w:val="7C017C91"/>
    <w:rsid w:val="7DF48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1BF216"/>
  <w15:chartTrackingRefBased/>
  <w15:docId w15:val="{7E6CDF83-70BF-4B85-9EE5-C0AEC5931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F4D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0448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48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7972F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48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41F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48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7972F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4484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7972F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4484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F641F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C31F4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31F4D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C31F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568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681"/>
  </w:style>
  <w:style w:type="paragraph" w:styleId="Footer">
    <w:name w:val="footer"/>
    <w:basedOn w:val="Normal"/>
    <w:link w:val="FooterChar"/>
    <w:uiPriority w:val="99"/>
    <w:unhideWhenUsed/>
    <w:rsid w:val="0018568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681"/>
  </w:style>
  <w:style w:type="paragraph" w:styleId="NormalWeb">
    <w:name w:val="Normal (Web)"/>
    <w:basedOn w:val="Normal"/>
    <w:uiPriority w:val="99"/>
    <w:semiHidden/>
    <w:unhideWhenUsed/>
    <w:rsid w:val="00F37A63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268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44842"/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4842"/>
    <w:rPr>
      <w:rFonts w:asciiTheme="majorHAnsi" w:eastAsiaTheme="majorEastAsia" w:hAnsiTheme="majorHAnsi" w:cstheme="majorBidi"/>
      <w:color w:val="77972F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4842"/>
    <w:rPr>
      <w:rFonts w:asciiTheme="majorHAnsi" w:eastAsiaTheme="majorEastAsia" w:hAnsiTheme="majorHAnsi" w:cstheme="majorBidi"/>
      <w:color w:val="4F641F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44842"/>
    <w:rPr>
      <w:rFonts w:asciiTheme="majorHAnsi" w:eastAsiaTheme="majorEastAsia" w:hAnsiTheme="majorHAnsi" w:cstheme="majorBidi"/>
      <w:i/>
      <w:iCs/>
      <w:color w:val="77972F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44842"/>
    <w:rPr>
      <w:rFonts w:asciiTheme="majorHAnsi" w:eastAsiaTheme="majorEastAsia" w:hAnsiTheme="majorHAnsi" w:cstheme="majorBidi"/>
      <w:color w:val="77972F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044842"/>
    <w:rPr>
      <w:rFonts w:asciiTheme="majorHAnsi" w:eastAsiaTheme="majorEastAsia" w:hAnsiTheme="majorHAnsi" w:cstheme="majorBidi"/>
      <w:color w:val="4F641F" w:themeColor="accent1" w:themeShade="7F"/>
    </w:rPr>
  </w:style>
  <w:style w:type="character" w:styleId="Hyperlink">
    <w:name w:val="Hyperlink"/>
    <w:basedOn w:val="DefaultParagraphFont"/>
    <w:uiPriority w:val="99"/>
    <w:unhideWhenUsed/>
    <w:rsid w:val="00051C1A"/>
    <w:rPr>
      <w:color w:val="6BA9D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1C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51C1A"/>
    <w:rPr>
      <w:color w:val="A0BCD3" w:themeColor="followedHyperlink"/>
      <w:u w:val="single"/>
    </w:rPr>
  </w:style>
  <w:style w:type="table" w:styleId="GridTable5Dark-Accent1">
    <w:name w:val="Grid Table 5 Dark Accent 1"/>
    <w:basedOn w:val="TableNormal"/>
    <w:uiPriority w:val="50"/>
    <w:rsid w:val="007D379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3D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C5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C5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EC5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EC544" w:themeFill="accent1"/>
      </w:tcPr>
    </w:tblStylePr>
    <w:tblStylePr w:type="band1Vert">
      <w:tblPr/>
      <w:tcPr>
        <w:shd w:val="clear" w:color="auto" w:fill="D8E7B4" w:themeFill="accent1" w:themeFillTint="66"/>
      </w:tcPr>
    </w:tblStylePr>
    <w:tblStylePr w:type="band1Horz">
      <w:tblPr/>
      <w:tcPr>
        <w:shd w:val="clear" w:color="auto" w:fill="D8E7B4" w:themeFill="accent1" w:themeFillTint="66"/>
      </w:tcPr>
    </w:tblStylePr>
  </w:style>
  <w:style w:type="table" w:styleId="GridTable5Dark-Accent3">
    <w:name w:val="Grid Table 5 Dark Accent 3"/>
    <w:basedOn w:val="TableNormal"/>
    <w:uiPriority w:val="50"/>
    <w:rsid w:val="007B2E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BF4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9CC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9CC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9CC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9CCC" w:themeFill="accent3"/>
      </w:tcPr>
    </w:tblStylePr>
    <w:tblStylePr w:type="band1Vert">
      <w:tblPr/>
      <w:tcPr>
        <w:shd w:val="clear" w:color="auto" w:fill="B6D7EA" w:themeFill="accent3" w:themeFillTint="66"/>
      </w:tcPr>
    </w:tblStylePr>
    <w:tblStylePr w:type="band1Horz">
      <w:tblPr/>
      <w:tcPr>
        <w:shd w:val="clear" w:color="auto" w:fill="B6D7EA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89428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30265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5091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1381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9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1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195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447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2547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5744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8837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8734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4217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13595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1991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25529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7723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97919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60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2908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1890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2181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6291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856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1847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27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7290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230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7234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511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6541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20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1011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4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28178">
          <w:marLeft w:val="0"/>
          <w:marRight w:val="-1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4442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404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712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102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9754">
          <w:marLeft w:val="0"/>
          <w:marRight w:val="-1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520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49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13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478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3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virHayat/IntroToCloud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folders/1udoI9xX09ka-5QzqdH4wBDD6QJPuXLkU?usp=sharing" TargetMode="External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E418B5-1636-4AEF-A87F-2C1BE7702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</Pages>
  <Words>731</Words>
  <Characters>4171</Characters>
  <Application>Microsoft Office Word</Application>
  <DocSecurity>4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עבודה להגשה</vt:lpstr>
    </vt:vector>
  </TitlesOfParts>
  <Company/>
  <LinksUpToDate>false</LinksUpToDate>
  <CharactersWithSpaces>4893</CharactersWithSpaces>
  <SharedDoc>false</SharedDoc>
  <HLinks>
    <vt:vector size="12" baseType="variant">
      <vt:variant>
        <vt:i4>4980818</vt:i4>
      </vt:variant>
      <vt:variant>
        <vt:i4>3</vt:i4>
      </vt:variant>
      <vt:variant>
        <vt:i4>0</vt:i4>
      </vt:variant>
      <vt:variant>
        <vt:i4>5</vt:i4>
      </vt:variant>
      <vt:variant>
        <vt:lpwstr>https://drive.google.com/drive/folders/1udoI9xX09ka-5QzqdH4wBDD6QJPuXLkU?usp=sharing</vt:lpwstr>
      </vt:variant>
      <vt:variant>
        <vt:lpwstr/>
      </vt:variant>
      <vt:variant>
        <vt:i4>1048583</vt:i4>
      </vt:variant>
      <vt:variant>
        <vt:i4>0</vt:i4>
      </vt:variant>
      <vt:variant>
        <vt:i4>0</vt:i4>
      </vt:variant>
      <vt:variant>
        <vt:i4>5</vt:i4>
      </vt:variant>
      <vt:variant>
        <vt:lpwstr>https://github.com/DvirHayat/IntroToCloud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עבודה להגשה</dc:title>
  <dc:subject/>
  <dc:creator>רפאל אבסוב</dc:creator>
  <cp:keywords/>
  <dc:description/>
  <cp:lastModifiedBy>רפאל אבסוב</cp:lastModifiedBy>
  <cp:revision>492</cp:revision>
  <dcterms:created xsi:type="dcterms:W3CDTF">2022-12-20T15:39:00Z</dcterms:created>
  <dcterms:modified xsi:type="dcterms:W3CDTF">2024-08-25T17:57:00Z</dcterms:modified>
</cp:coreProperties>
</file>